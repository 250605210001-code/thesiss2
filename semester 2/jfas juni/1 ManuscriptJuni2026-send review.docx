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BEA23" w14:textId="77777777" w:rsidR="00E60C0A" w:rsidRPr="00AF1F10" w:rsidRDefault="00AF1F10" w:rsidP="00AF1F10">
      <w:pPr>
        <w:spacing w:after="240" w:line="240"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Akuntabilitas</w:t>
      </w:r>
      <w:proofErr w:type="spellEnd"/>
      <w:r>
        <w:rPr>
          <w:rFonts w:ascii="Times New Roman" w:eastAsia="Times New Roman" w:hAnsi="Times New Roman" w:cs="Times New Roman"/>
          <w:b/>
          <w:sz w:val="28"/>
          <w:szCs w:val="28"/>
        </w:rPr>
        <w:t xml:space="preserve"> Dan Transparansi </w:t>
      </w:r>
      <w:proofErr w:type="spellStart"/>
      <w:r>
        <w:rPr>
          <w:rFonts w:ascii="Times New Roman" w:eastAsia="Times New Roman" w:hAnsi="Times New Roman" w:cs="Times New Roman"/>
          <w:b/>
          <w:sz w:val="28"/>
          <w:szCs w:val="28"/>
        </w:rPr>
        <w:t>Pengelolaan</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Keuangan</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Pemerintaj</w:t>
      </w:r>
      <w:proofErr w:type="spellEnd"/>
      <w:r>
        <w:rPr>
          <w:rFonts w:ascii="Times New Roman" w:eastAsia="Times New Roman" w:hAnsi="Times New Roman" w:cs="Times New Roman"/>
          <w:b/>
          <w:sz w:val="28"/>
          <w:szCs w:val="28"/>
        </w:rPr>
        <w:t xml:space="preserve"> Desa: </w:t>
      </w:r>
      <w:proofErr w:type="spellStart"/>
      <w:r>
        <w:rPr>
          <w:rFonts w:ascii="Times New Roman" w:eastAsia="Times New Roman" w:hAnsi="Times New Roman" w:cs="Times New Roman"/>
          <w:b/>
          <w:sz w:val="28"/>
          <w:szCs w:val="28"/>
        </w:rPr>
        <w:t>Studi</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Kasus</w:t>
      </w:r>
      <w:proofErr w:type="spellEnd"/>
      <w:r>
        <w:rPr>
          <w:rFonts w:ascii="Times New Roman" w:eastAsia="Times New Roman" w:hAnsi="Times New Roman" w:cs="Times New Roman"/>
          <w:b/>
          <w:sz w:val="28"/>
          <w:szCs w:val="28"/>
        </w:rPr>
        <w:t xml:space="preserve"> Di Desa </w:t>
      </w:r>
      <w:proofErr w:type="spellStart"/>
      <w:r>
        <w:rPr>
          <w:rFonts w:ascii="Times New Roman" w:eastAsia="Times New Roman" w:hAnsi="Times New Roman" w:cs="Times New Roman"/>
          <w:b/>
          <w:sz w:val="28"/>
          <w:szCs w:val="28"/>
        </w:rPr>
        <w:t>Telukan</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Kabupaten</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Sukoharjo</w:t>
      </w:r>
      <w:proofErr w:type="spellEnd"/>
    </w:p>
    <w:p w14:paraId="7E2220D8" w14:textId="65F47451" w:rsidR="00AF1F10" w:rsidDel="002E5BD5" w:rsidRDefault="00AF1F10">
      <w:pPr>
        <w:spacing w:after="0"/>
        <w:jc w:val="center"/>
        <w:rPr>
          <w:del w:id="0" w:author="Fakultas Ekonomi" w:date="2026-03-14T16:09:00Z" w16du:dateUtc="2026-03-14T09:09:00Z"/>
          <w:rFonts w:ascii="Times New Roman" w:eastAsia="Times New Roman" w:hAnsi="Times New Roman" w:cs="Times New Roman"/>
          <w:b/>
          <w:sz w:val="24"/>
          <w:szCs w:val="24"/>
        </w:rPr>
      </w:pPr>
      <w:del w:id="1" w:author="Fakultas Ekonomi" w:date="2026-03-14T16:09:00Z" w16du:dateUtc="2026-03-14T09:09:00Z">
        <w:r w:rsidDel="002E5BD5">
          <w:rPr>
            <w:rFonts w:ascii="Times New Roman" w:eastAsia="Times New Roman" w:hAnsi="Times New Roman" w:cs="Times New Roman"/>
            <w:b/>
            <w:sz w:val="24"/>
            <w:szCs w:val="24"/>
          </w:rPr>
          <w:delText>Isa Ali Ghufron As Sidiq</w:delText>
        </w:r>
        <w:r w:rsidR="008C22CD" w:rsidDel="002E5BD5">
          <w:rPr>
            <w:rFonts w:ascii="Times New Roman" w:eastAsia="Times New Roman" w:hAnsi="Times New Roman" w:cs="Times New Roman"/>
            <w:b/>
            <w:sz w:val="24"/>
            <w:szCs w:val="24"/>
            <w:vertAlign w:val="superscript"/>
          </w:rPr>
          <w:delText>1*</w:delText>
        </w:r>
        <w:r w:rsidR="008C22CD" w:rsidDel="002E5BD5">
          <w:rPr>
            <w:rFonts w:ascii="Times New Roman" w:eastAsia="Times New Roman" w:hAnsi="Times New Roman" w:cs="Times New Roman"/>
            <w:b/>
            <w:sz w:val="24"/>
            <w:szCs w:val="24"/>
          </w:rPr>
          <w:delText xml:space="preserve">, </w:delText>
        </w:r>
        <w:r w:rsidDel="002E5BD5">
          <w:rPr>
            <w:rFonts w:ascii="Times New Roman" w:eastAsia="Times New Roman" w:hAnsi="Times New Roman" w:cs="Times New Roman"/>
            <w:b/>
            <w:sz w:val="24"/>
            <w:szCs w:val="24"/>
          </w:rPr>
          <w:delText>Susilaningtyas Budiana Kurniawati</w:delText>
        </w:r>
        <w:r w:rsidR="008C22CD" w:rsidDel="002E5BD5">
          <w:rPr>
            <w:rFonts w:ascii="Times New Roman" w:eastAsia="Times New Roman" w:hAnsi="Times New Roman" w:cs="Times New Roman"/>
            <w:b/>
            <w:sz w:val="24"/>
            <w:szCs w:val="24"/>
            <w:vertAlign w:val="superscript"/>
          </w:rPr>
          <w:delText>2</w:delText>
        </w:r>
        <w:r w:rsidR="008C22CD" w:rsidDel="002E5BD5">
          <w:rPr>
            <w:rFonts w:ascii="Times New Roman" w:eastAsia="Times New Roman" w:hAnsi="Times New Roman" w:cs="Times New Roman"/>
            <w:b/>
            <w:sz w:val="24"/>
            <w:szCs w:val="24"/>
          </w:rPr>
          <w:delText xml:space="preserve">, </w:delText>
        </w:r>
      </w:del>
    </w:p>
    <w:p w14:paraId="7E530064" w14:textId="4F36CDC7" w:rsidR="00E60C0A" w:rsidDel="002E5BD5" w:rsidRDefault="00AF1F10">
      <w:pPr>
        <w:spacing w:after="0"/>
        <w:jc w:val="center"/>
        <w:rPr>
          <w:del w:id="2" w:author="Fakultas Ekonomi" w:date="2026-03-14T16:09:00Z" w16du:dateUtc="2026-03-14T09:09:00Z"/>
          <w:rFonts w:ascii="Times New Roman" w:eastAsia="Times New Roman" w:hAnsi="Times New Roman" w:cs="Times New Roman"/>
          <w:b/>
          <w:sz w:val="24"/>
          <w:szCs w:val="24"/>
          <w:vertAlign w:val="superscript"/>
        </w:rPr>
      </w:pPr>
      <w:del w:id="3" w:author="Fakultas Ekonomi" w:date="2026-03-14T16:09:00Z" w16du:dateUtc="2026-03-14T09:09:00Z">
        <w:r w:rsidDel="002E5BD5">
          <w:rPr>
            <w:rFonts w:ascii="Times New Roman" w:eastAsia="Times New Roman" w:hAnsi="Times New Roman" w:cs="Times New Roman"/>
            <w:b/>
            <w:sz w:val="24"/>
            <w:szCs w:val="24"/>
          </w:rPr>
          <w:delText>Istinganah Eni Maryanti</w:delText>
        </w:r>
        <w:r w:rsidR="008C22CD" w:rsidDel="002E5BD5">
          <w:rPr>
            <w:rFonts w:ascii="Times New Roman" w:eastAsia="Times New Roman" w:hAnsi="Times New Roman" w:cs="Times New Roman"/>
            <w:b/>
            <w:sz w:val="24"/>
            <w:szCs w:val="24"/>
            <w:vertAlign w:val="superscript"/>
          </w:rPr>
          <w:delText>3</w:delText>
        </w:r>
      </w:del>
    </w:p>
    <w:p w14:paraId="5142FB55" w14:textId="15E3B177" w:rsidR="00AF1F10" w:rsidRPr="00AF1F10" w:rsidDel="002E5BD5" w:rsidRDefault="00AF1F10" w:rsidP="00AF1F10">
      <w:pPr>
        <w:tabs>
          <w:tab w:val="center" w:pos="4680"/>
          <w:tab w:val="left" w:pos="6300"/>
          <w:tab w:val="left" w:pos="7160"/>
          <w:tab w:val="left" w:pos="7663"/>
        </w:tabs>
        <w:jc w:val="center"/>
        <w:rPr>
          <w:del w:id="4" w:author="Fakultas Ekonomi" w:date="2026-03-14T16:09:00Z" w16du:dateUtc="2026-03-14T09:09:00Z"/>
          <w:rFonts w:ascii="Times New Roman" w:eastAsia="Times New Roman" w:hAnsi="Times New Roman" w:cs="Times New Roman"/>
          <w:sz w:val="24"/>
          <w:szCs w:val="24"/>
          <w:vertAlign w:val="superscript"/>
        </w:rPr>
      </w:pPr>
      <w:del w:id="5" w:author="Fakultas Ekonomi" w:date="2026-03-14T16:09:00Z" w16du:dateUtc="2026-03-14T09:09:00Z">
        <w:r w:rsidDel="002E5BD5">
          <w:rPr>
            <w:rFonts w:ascii="Times New Roman" w:eastAsia="Times New Roman" w:hAnsi="Times New Roman" w:cs="Times New Roman"/>
            <w:sz w:val="24"/>
            <w:szCs w:val="24"/>
          </w:rPr>
          <w:delText>Universitas Tunas Pembangunan Surakarta</w:delText>
        </w:r>
        <w:r w:rsidDel="002E5BD5">
          <w:rPr>
            <w:rFonts w:ascii="Times New Roman" w:eastAsia="Times New Roman" w:hAnsi="Times New Roman" w:cs="Times New Roman"/>
            <w:sz w:val="24"/>
            <w:szCs w:val="24"/>
            <w:vertAlign w:val="superscript"/>
          </w:rPr>
          <w:delText>1*, 2, 3</w:delText>
        </w:r>
      </w:del>
    </w:p>
    <w:p w14:paraId="11B0C13A" w14:textId="77777777" w:rsidR="00E60C0A" w:rsidRDefault="00E60C0A">
      <w:pPr>
        <w:spacing w:after="0" w:line="240" w:lineRule="auto"/>
        <w:jc w:val="center"/>
        <w:rPr>
          <w:rFonts w:ascii="Times New Roman" w:eastAsia="Times New Roman" w:hAnsi="Times New Roman" w:cs="Times New Roman"/>
          <w:sz w:val="24"/>
          <w:szCs w:val="24"/>
        </w:rPr>
      </w:pPr>
    </w:p>
    <w:tbl>
      <w:tblPr>
        <w:tblStyle w:val="a"/>
        <w:tblW w:w="8500"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3366"/>
        <w:gridCol w:w="246"/>
        <w:gridCol w:w="4888"/>
      </w:tblGrid>
      <w:tr w:rsidR="00E60C0A" w14:paraId="768047C6" w14:textId="77777777">
        <w:trPr>
          <w:trHeight w:val="283"/>
        </w:trPr>
        <w:tc>
          <w:tcPr>
            <w:tcW w:w="3366" w:type="dxa"/>
            <w:shd w:val="clear" w:color="auto" w:fill="D3D3D3"/>
          </w:tcPr>
          <w:p w14:paraId="44F17D46" w14:textId="77777777" w:rsidR="00E60C0A" w:rsidRDefault="008C22CD">
            <w:pPr>
              <w:rPr>
                <w:b/>
                <w:color w:val="0E101A"/>
              </w:rPr>
            </w:pPr>
            <w:proofErr w:type="spellStart"/>
            <w:r>
              <w:rPr>
                <w:b/>
                <w:color w:val="0E101A"/>
              </w:rPr>
              <w:t>Informasi</w:t>
            </w:r>
            <w:proofErr w:type="spellEnd"/>
            <w:r>
              <w:rPr>
                <w:b/>
                <w:color w:val="0E101A"/>
              </w:rPr>
              <w:t xml:space="preserve"> Artikel</w:t>
            </w:r>
          </w:p>
        </w:tc>
        <w:tc>
          <w:tcPr>
            <w:tcW w:w="246" w:type="dxa"/>
          </w:tcPr>
          <w:p w14:paraId="7F5FD0E6" w14:textId="77777777" w:rsidR="00E60C0A" w:rsidRDefault="00E60C0A">
            <w:pPr>
              <w:tabs>
                <w:tab w:val="left" w:pos="1455"/>
              </w:tabs>
              <w:jc w:val="both"/>
              <w:rPr>
                <w:b/>
                <w:color w:val="0E101A"/>
              </w:rPr>
            </w:pPr>
          </w:p>
        </w:tc>
        <w:tc>
          <w:tcPr>
            <w:tcW w:w="4888" w:type="dxa"/>
            <w:shd w:val="clear" w:color="auto" w:fill="D3D3D3"/>
          </w:tcPr>
          <w:p w14:paraId="19DE0C08" w14:textId="77777777" w:rsidR="00E60C0A" w:rsidRDefault="008C22CD">
            <w:pPr>
              <w:tabs>
                <w:tab w:val="left" w:pos="1455"/>
              </w:tabs>
              <w:jc w:val="both"/>
              <w:rPr>
                <w:b/>
                <w:color w:val="0E101A"/>
              </w:rPr>
            </w:pPr>
            <w:r>
              <w:rPr>
                <w:b/>
                <w:color w:val="0E101A"/>
              </w:rPr>
              <w:t>Email</w:t>
            </w:r>
          </w:p>
        </w:tc>
      </w:tr>
      <w:tr w:rsidR="00E60C0A" w14:paraId="53CFCA9A" w14:textId="77777777">
        <w:tc>
          <w:tcPr>
            <w:tcW w:w="3366" w:type="dxa"/>
          </w:tcPr>
          <w:p w14:paraId="324E71F7" w14:textId="77777777" w:rsidR="00E60C0A" w:rsidRDefault="008C22CD">
            <w:proofErr w:type="spellStart"/>
            <w:r>
              <w:t>Dikirim</w:t>
            </w:r>
            <w:proofErr w:type="spellEnd"/>
            <w:r>
              <w:t xml:space="preserve">: </w:t>
            </w:r>
            <w:r>
              <w:rPr>
                <w:color w:val="FF0000"/>
              </w:rPr>
              <w:t>tanggal submit artikel</w:t>
            </w:r>
          </w:p>
          <w:p w14:paraId="0676CE1A" w14:textId="77777777" w:rsidR="00E60C0A" w:rsidRDefault="008C22CD">
            <w:pPr>
              <w:rPr>
                <w:color w:val="FF0000"/>
              </w:rPr>
            </w:pPr>
            <w:r>
              <w:t xml:space="preserve">Revisi: </w:t>
            </w:r>
            <w:r>
              <w:rPr>
                <w:color w:val="FF0000"/>
              </w:rPr>
              <w:t>15 Februari 2022</w:t>
            </w:r>
          </w:p>
          <w:p w14:paraId="16CD65DC" w14:textId="77777777" w:rsidR="00E60C0A" w:rsidRDefault="008C22CD">
            <w:pPr>
              <w:rPr>
                <w:color w:val="FF0000"/>
              </w:rPr>
            </w:pPr>
            <w:proofErr w:type="spellStart"/>
            <w:r>
              <w:t>Diterima</w:t>
            </w:r>
            <w:proofErr w:type="spellEnd"/>
            <w:r>
              <w:t xml:space="preserve">: </w:t>
            </w:r>
            <w:r>
              <w:rPr>
                <w:color w:val="FF0000"/>
              </w:rPr>
              <w:t>12 Juni 2022</w:t>
            </w:r>
          </w:p>
          <w:p w14:paraId="60C9550E" w14:textId="77777777" w:rsidR="00E60C0A" w:rsidRDefault="00E60C0A">
            <w:pPr>
              <w:rPr>
                <w:b/>
                <w:color w:val="0E101A"/>
              </w:rPr>
            </w:pPr>
          </w:p>
        </w:tc>
        <w:tc>
          <w:tcPr>
            <w:tcW w:w="246" w:type="dxa"/>
          </w:tcPr>
          <w:p w14:paraId="26D0D367" w14:textId="77777777" w:rsidR="00E60C0A" w:rsidRDefault="00E60C0A">
            <w:pPr>
              <w:jc w:val="both"/>
              <w:rPr>
                <w:color w:val="0E101A"/>
              </w:rPr>
            </w:pPr>
          </w:p>
        </w:tc>
        <w:tc>
          <w:tcPr>
            <w:tcW w:w="4888" w:type="dxa"/>
          </w:tcPr>
          <w:p w14:paraId="344ADDAD" w14:textId="77777777" w:rsidR="00AF1F10" w:rsidRDefault="00AF1F10">
            <w:pPr>
              <w:jc w:val="both"/>
              <w:rPr>
                <w:color w:val="0E101A"/>
              </w:rPr>
            </w:pPr>
            <w:hyperlink r:id="rId9" w:history="1">
              <w:r w:rsidRPr="003D08A7">
                <w:rPr>
                  <w:rStyle w:val="Hyperlink"/>
                </w:rPr>
                <w:t>asghuf456@gmail.com</w:t>
              </w:r>
            </w:hyperlink>
            <w:r w:rsidR="00594110">
              <w:rPr>
                <w:color w:val="0000FF"/>
                <w:u w:val="single"/>
                <w:vertAlign w:val="superscript"/>
              </w:rPr>
              <w:t>1*</w:t>
            </w:r>
            <w:r>
              <w:rPr>
                <w:color w:val="0E101A"/>
              </w:rPr>
              <w:t>,</w:t>
            </w:r>
          </w:p>
          <w:p w14:paraId="372705B9" w14:textId="77777777" w:rsidR="00E60C0A" w:rsidRPr="00594110" w:rsidRDefault="00AF1F10">
            <w:pPr>
              <w:jc w:val="both"/>
              <w:rPr>
                <w:color w:val="0E101A"/>
                <w:vertAlign w:val="superscript"/>
              </w:rPr>
            </w:pPr>
            <w:hyperlink r:id="rId10" w:history="1">
              <w:r w:rsidRPr="003D08A7">
                <w:rPr>
                  <w:rStyle w:val="Hyperlink"/>
                </w:rPr>
                <w:t>susilaningtyas.kurniawati@lecture.utp.ac.id</w:t>
              </w:r>
            </w:hyperlink>
            <w:r w:rsidR="00594110">
              <w:rPr>
                <w:color w:val="0000FF"/>
                <w:u w:val="single"/>
                <w:vertAlign w:val="superscript"/>
              </w:rPr>
              <w:t>2</w:t>
            </w:r>
            <w:r w:rsidR="008C22CD">
              <w:rPr>
                <w:color w:val="0E101A"/>
              </w:rPr>
              <w:t xml:space="preserve">, </w:t>
            </w:r>
            <w:r w:rsidR="00973725">
              <w:rPr>
                <w:color w:val="0000FF"/>
                <w:u w:val="single"/>
              </w:rPr>
              <w:t>istinganah.maryanti@lecture.utp.ac.id</w:t>
            </w:r>
            <w:r w:rsidR="00594110">
              <w:rPr>
                <w:color w:val="0000FF"/>
                <w:u w:val="single"/>
                <w:vertAlign w:val="superscript"/>
              </w:rPr>
              <w:t>3</w:t>
            </w:r>
          </w:p>
          <w:p w14:paraId="6F1355CF" w14:textId="77777777" w:rsidR="00E60C0A" w:rsidRDefault="00E60C0A">
            <w:pPr>
              <w:tabs>
                <w:tab w:val="left" w:pos="1455"/>
              </w:tabs>
              <w:jc w:val="both"/>
              <w:rPr>
                <w:b/>
                <w:color w:val="0E101A"/>
              </w:rPr>
            </w:pPr>
          </w:p>
        </w:tc>
      </w:tr>
      <w:tr w:rsidR="00E60C0A" w14:paraId="3AF8094F" w14:textId="77777777">
        <w:trPr>
          <w:trHeight w:val="283"/>
        </w:trPr>
        <w:tc>
          <w:tcPr>
            <w:tcW w:w="8500" w:type="dxa"/>
            <w:gridSpan w:val="3"/>
            <w:shd w:val="clear" w:color="auto" w:fill="D3D3D3"/>
          </w:tcPr>
          <w:p w14:paraId="659C5F11" w14:textId="77777777" w:rsidR="00E60C0A" w:rsidRDefault="008C22CD">
            <w:pPr>
              <w:jc w:val="both"/>
              <w:rPr>
                <w:color w:val="0E101A"/>
              </w:rPr>
            </w:pPr>
            <w:r>
              <w:rPr>
                <w:b/>
              </w:rPr>
              <w:t>How to Cite</w:t>
            </w:r>
          </w:p>
        </w:tc>
      </w:tr>
      <w:tr w:rsidR="00E60C0A" w14:paraId="400ABBE4" w14:textId="77777777">
        <w:tc>
          <w:tcPr>
            <w:tcW w:w="8500" w:type="dxa"/>
            <w:gridSpan w:val="3"/>
          </w:tcPr>
          <w:p w14:paraId="5889F862" w14:textId="77777777" w:rsidR="00E60C0A" w:rsidRDefault="008C22CD">
            <w:pPr>
              <w:jc w:val="both"/>
              <w:rPr>
                <w:color w:val="0E101A"/>
              </w:rPr>
            </w:pPr>
            <w:proofErr w:type="spellStart"/>
            <w:r>
              <w:t>Kutipan</w:t>
            </w:r>
            <w:proofErr w:type="spellEnd"/>
            <w:r>
              <w:t xml:space="preserve"> diisi oleh jurnal editor</w:t>
            </w:r>
          </w:p>
        </w:tc>
      </w:tr>
      <w:tr w:rsidR="00E60C0A" w14:paraId="131F7C60" w14:textId="77777777">
        <w:tc>
          <w:tcPr>
            <w:tcW w:w="8500" w:type="dxa"/>
            <w:gridSpan w:val="3"/>
          </w:tcPr>
          <w:p w14:paraId="76D6F011" w14:textId="77777777" w:rsidR="00E60C0A" w:rsidRDefault="008C22CD">
            <w:pPr>
              <w:jc w:val="center"/>
              <w:rPr>
                <w:b/>
                <w:i/>
              </w:rPr>
            </w:pPr>
            <w:r>
              <w:rPr>
                <w:b/>
                <w:i/>
              </w:rPr>
              <w:t>Abstract</w:t>
            </w:r>
          </w:p>
          <w:p w14:paraId="2EC4BF01" w14:textId="77777777" w:rsidR="00E60C0A" w:rsidRDefault="00E60C0A">
            <w:pPr>
              <w:jc w:val="center"/>
              <w:rPr>
                <w:i/>
              </w:rPr>
            </w:pPr>
          </w:p>
          <w:p w14:paraId="4CE04288" w14:textId="77777777" w:rsidR="00E60C0A" w:rsidRDefault="00C11BE0" w:rsidP="00C11BE0">
            <w:pPr>
              <w:jc w:val="both"/>
              <w:rPr>
                <w:i/>
              </w:rPr>
            </w:pPr>
            <w:r w:rsidRPr="00C11BE0">
              <w:rPr>
                <w:i/>
              </w:rPr>
              <w:t xml:space="preserve">The management of Village Funds requires the application of accountability and transparency principles to achieve good village governance, yet administrative challenges and limited public involvement remain. This study aims to analyze the implementation of accountability and transparency in the financial management of </w:t>
            </w:r>
            <w:proofErr w:type="spellStart"/>
            <w:r w:rsidRPr="00C11BE0">
              <w:rPr>
                <w:i/>
              </w:rPr>
              <w:t>Telukan</w:t>
            </w:r>
            <w:proofErr w:type="spellEnd"/>
            <w:r w:rsidRPr="00C11BE0">
              <w:rPr>
                <w:i/>
              </w:rPr>
              <w:t xml:space="preserve"> Village, Grogol District, </w:t>
            </w:r>
            <w:proofErr w:type="spellStart"/>
            <w:r w:rsidRPr="00C11BE0">
              <w:rPr>
                <w:i/>
              </w:rPr>
              <w:t>Sukoharjo</w:t>
            </w:r>
            <w:proofErr w:type="spellEnd"/>
            <w:r w:rsidRPr="00C11BE0">
              <w:rPr>
                <w:i/>
              </w:rPr>
              <w:t xml:space="preserve"> Regency, and to examine the role of the Village Financial System (</w:t>
            </w:r>
            <w:proofErr w:type="spellStart"/>
            <w:r w:rsidRPr="00C11BE0">
              <w:rPr>
                <w:i/>
              </w:rPr>
              <w:t>Siskeudes</w:t>
            </w:r>
            <w:proofErr w:type="spellEnd"/>
            <w:r w:rsidRPr="00C11BE0">
              <w:rPr>
                <w:i/>
              </w:rPr>
              <w:t xml:space="preserve">) in supporting village financial governance. This research adopts a descriptive qualitative approach, with data collected through semi-structured interviews and documentation involving the Village Head, Village Financial Officer, and community representatives. Data were analyzed using NVivo software through coding and thematic analysis. The novelty of this study lies in its in-depth analysis of accountability and transparency practices in an industrial-based village, focusing on </w:t>
            </w:r>
            <w:proofErr w:type="spellStart"/>
            <w:r w:rsidRPr="00C11BE0">
              <w:rPr>
                <w:i/>
              </w:rPr>
              <w:t>Siskeudes</w:t>
            </w:r>
            <w:proofErr w:type="spellEnd"/>
            <w:r w:rsidRPr="00C11BE0">
              <w:rPr>
                <w:i/>
              </w:rPr>
              <w:t xml:space="preserve"> as a digital governance instrument. The findings show that the </w:t>
            </w:r>
            <w:proofErr w:type="spellStart"/>
            <w:r w:rsidRPr="00C11BE0">
              <w:rPr>
                <w:i/>
              </w:rPr>
              <w:t>Telukan</w:t>
            </w:r>
            <w:proofErr w:type="spellEnd"/>
            <w:r w:rsidRPr="00C11BE0">
              <w:rPr>
                <w:i/>
              </w:rPr>
              <w:t xml:space="preserve"> Village Government has implemented accountability and transparency in accordance with Regulation of the Minister of Home Affairs Number 20 of 2018, particularly in financial reporting and accountability. However, the implementation remains largely administrative and formalistic, especially in terms of the community’s understanding of financial information. The study concludes that while village financial governance has been adequately implemented, improvements in public communication and community financial literacy are still needed.</w:t>
            </w:r>
          </w:p>
          <w:p w14:paraId="52654BF3" w14:textId="77777777" w:rsidR="00E60C0A" w:rsidRDefault="008C22CD">
            <w:pPr>
              <w:rPr>
                <w:i/>
              </w:rPr>
            </w:pPr>
            <w:r>
              <w:rPr>
                <w:i/>
              </w:rPr>
              <w:t xml:space="preserve">Keyword: </w:t>
            </w:r>
            <w:r w:rsidR="00951E45" w:rsidRPr="00951E45">
              <w:rPr>
                <w:i/>
              </w:rPr>
              <w:t xml:space="preserve">Accountability; Transparency; Village Financial Management; Village Fund; </w:t>
            </w:r>
            <w:proofErr w:type="spellStart"/>
            <w:r w:rsidR="00951E45" w:rsidRPr="00951E45">
              <w:rPr>
                <w:i/>
              </w:rPr>
              <w:t>Siskeudes</w:t>
            </w:r>
            <w:proofErr w:type="spellEnd"/>
            <w:r w:rsidR="00951E45" w:rsidRPr="00951E45">
              <w:rPr>
                <w:i/>
              </w:rPr>
              <w:t>.</w:t>
            </w:r>
          </w:p>
        </w:tc>
      </w:tr>
      <w:tr w:rsidR="00E60C0A" w14:paraId="7E42DA32" w14:textId="77777777">
        <w:tc>
          <w:tcPr>
            <w:tcW w:w="8500" w:type="dxa"/>
            <w:gridSpan w:val="3"/>
          </w:tcPr>
          <w:p w14:paraId="39F33336" w14:textId="77777777" w:rsidR="00E60C0A" w:rsidRDefault="008C22CD">
            <w:pPr>
              <w:jc w:val="center"/>
              <w:rPr>
                <w:b/>
              </w:rPr>
            </w:pPr>
            <w:proofErr w:type="spellStart"/>
            <w:r>
              <w:rPr>
                <w:b/>
              </w:rPr>
              <w:t>Abstrak</w:t>
            </w:r>
            <w:proofErr w:type="spellEnd"/>
          </w:p>
          <w:p w14:paraId="42006B45" w14:textId="77777777" w:rsidR="00E60C0A" w:rsidRDefault="00E60C0A">
            <w:pPr>
              <w:jc w:val="center"/>
            </w:pPr>
          </w:p>
          <w:p w14:paraId="252008F0" w14:textId="77777777" w:rsidR="00E60C0A" w:rsidRDefault="00951E45" w:rsidP="00951E45">
            <w:pPr>
              <w:jc w:val="both"/>
            </w:pPr>
            <w:proofErr w:type="spellStart"/>
            <w:r>
              <w:t>Pengelolaan</w:t>
            </w:r>
            <w:proofErr w:type="spellEnd"/>
            <w:r>
              <w:t xml:space="preserve"> Dana Desa </w:t>
            </w:r>
            <w:proofErr w:type="spellStart"/>
            <w:r>
              <w:t>memerlukan</w:t>
            </w:r>
            <w:proofErr w:type="spellEnd"/>
            <w:r>
              <w:t xml:space="preserve"> </w:t>
            </w:r>
            <w:proofErr w:type="spellStart"/>
            <w:r>
              <w:t>penerapan</w:t>
            </w:r>
            <w:proofErr w:type="spellEnd"/>
            <w:r>
              <w:t xml:space="preserve"> </w:t>
            </w:r>
            <w:proofErr w:type="spellStart"/>
            <w:r>
              <w:t>prinsip</w:t>
            </w:r>
            <w:proofErr w:type="spellEnd"/>
            <w:r>
              <w:t xml:space="preserve"> </w:t>
            </w:r>
            <w:proofErr w:type="spellStart"/>
            <w:r>
              <w:t>akuntabilitas</w:t>
            </w:r>
            <w:proofErr w:type="spellEnd"/>
            <w:r>
              <w:t xml:space="preserve"> dan </w:t>
            </w:r>
            <w:proofErr w:type="spellStart"/>
            <w:r>
              <w:t>transparansi</w:t>
            </w:r>
            <w:proofErr w:type="spellEnd"/>
            <w:r>
              <w:t xml:space="preserve"> untuk </w:t>
            </w:r>
            <w:proofErr w:type="spellStart"/>
            <w:r>
              <w:t>mewujudkan</w:t>
            </w:r>
            <w:proofErr w:type="spellEnd"/>
            <w:r>
              <w:t xml:space="preserve"> tata </w:t>
            </w:r>
            <w:proofErr w:type="spellStart"/>
            <w:r>
              <w:t>kelola</w:t>
            </w:r>
            <w:proofErr w:type="spellEnd"/>
            <w:r>
              <w:t xml:space="preserve"> </w:t>
            </w:r>
            <w:proofErr w:type="spellStart"/>
            <w:r>
              <w:t>pemerintahan</w:t>
            </w:r>
            <w:proofErr w:type="spellEnd"/>
            <w:r>
              <w:t xml:space="preserve"> </w:t>
            </w:r>
            <w:proofErr w:type="spellStart"/>
            <w:r>
              <w:t>desa</w:t>
            </w:r>
            <w:proofErr w:type="spellEnd"/>
            <w:r>
              <w:t xml:space="preserve"> yang </w:t>
            </w:r>
            <w:proofErr w:type="spellStart"/>
            <w:r>
              <w:t>baik</w:t>
            </w:r>
            <w:proofErr w:type="spellEnd"/>
            <w:r>
              <w:t xml:space="preserve">, </w:t>
            </w:r>
            <w:proofErr w:type="spellStart"/>
            <w:r>
              <w:t>namun</w:t>
            </w:r>
            <w:proofErr w:type="spellEnd"/>
            <w:r>
              <w:t xml:space="preserve"> </w:t>
            </w:r>
            <w:proofErr w:type="spellStart"/>
            <w:r>
              <w:t>tantangan</w:t>
            </w:r>
            <w:proofErr w:type="spellEnd"/>
            <w:r>
              <w:t xml:space="preserve"> </w:t>
            </w:r>
            <w:proofErr w:type="spellStart"/>
            <w:r>
              <w:t>administratif</w:t>
            </w:r>
            <w:proofErr w:type="spellEnd"/>
            <w:r>
              <w:t xml:space="preserve"> dan </w:t>
            </w:r>
            <w:proofErr w:type="spellStart"/>
            <w:r>
              <w:t>keterbatasan</w:t>
            </w:r>
            <w:proofErr w:type="spellEnd"/>
            <w:r>
              <w:t xml:space="preserve"> </w:t>
            </w:r>
            <w:proofErr w:type="spellStart"/>
            <w:r>
              <w:t>keterlibatan</w:t>
            </w:r>
            <w:proofErr w:type="spellEnd"/>
            <w:r>
              <w:t xml:space="preserve"> </w:t>
            </w:r>
            <w:proofErr w:type="spellStart"/>
            <w:r>
              <w:t>masyarakat</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kendala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untuk </w:t>
            </w:r>
            <w:proofErr w:type="spellStart"/>
            <w:r>
              <w:t>menganalisis</w:t>
            </w:r>
            <w:proofErr w:type="spellEnd"/>
            <w:r>
              <w:t xml:space="preserve"> </w:t>
            </w:r>
            <w:proofErr w:type="spellStart"/>
            <w:r>
              <w:t>implementasi</w:t>
            </w:r>
            <w:proofErr w:type="spellEnd"/>
            <w:r>
              <w:t xml:space="preserve"> </w:t>
            </w:r>
            <w:proofErr w:type="spellStart"/>
            <w:r>
              <w:t>akuntabilitas</w:t>
            </w:r>
            <w:proofErr w:type="spellEnd"/>
            <w:r>
              <w:t xml:space="preserve"> dan </w:t>
            </w:r>
            <w:proofErr w:type="spellStart"/>
            <w:r>
              <w:t>transparansi</w:t>
            </w:r>
            <w:proofErr w:type="spellEnd"/>
            <w:r>
              <w:t xml:space="preserve"> dalam </w:t>
            </w:r>
            <w:proofErr w:type="spellStart"/>
            <w:r>
              <w:t>pengelolaan</w:t>
            </w:r>
            <w:proofErr w:type="spellEnd"/>
            <w:r>
              <w:t xml:space="preserve"> </w:t>
            </w:r>
            <w:proofErr w:type="spellStart"/>
            <w:r>
              <w:t>keuangan</w:t>
            </w:r>
            <w:proofErr w:type="spellEnd"/>
            <w:r>
              <w:t xml:space="preserve"> Desa </w:t>
            </w:r>
            <w:proofErr w:type="spellStart"/>
            <w:r>
              <w:t>Telukan</w:t>
            </w:r>
            <w:proofErr w:type="spellEnd"/>
            <w:r>
              <w:t xml:space="preserve">, </w:t>
            </w:r>
            <w:proofErr w:type="spellStart"/>
            <w:r>
              <w:t>Kecamatan</w:t>
            </w:r>
            <w:proofErr w:type="spellEnd"/>
            <w:r>
              <w:t xml:space="preserve"> Grogol, </w:t>
            </w:r>
            <w:proofErr w:type="spellStart"/>
            <w:r>
              <w:t>Kabupaten</w:t>
            </w:r>
            <w:proofErr w:type="spellEnd"/>
            <w:r>
              <w:t xml:space="preserve"> </w:t>
            </w:r>
            <w:proofErr w:type="spellStart"/>
            <w:r>
              <w:t>Sukoharjo</w:t>
            </w:r>
            <w:proofErr w:type="spellEnd"/>
            <w:r>
              <w:t xml:space="preserve">, </w:t>
            </w:r>
            <w:proofErr w:type="spellStart"/>
            <w:r>
              <w:t>serta</w:t>
            </w:r>
            <w:proofErr w:type="spellEnd"/>
            <w:r>
              <w:t xml:space="preserve"> </w:t>
            </w:r>
            <w:proofErr w:type="spellStart"/>
            <w:r>
              <w:t>mengkaji</w:t>
            </w:r>
            <w:proofErr w:type="spellEnd"/>
            <w:r>
              <w:t xml:space="preserve"> </w:t>
            </w:r>
            <w:proofErr w:type="spellStart"/>
            <w:r>
              <w:t>peran</w:t>
            </w:r>
            <w:proofErr w:type="spellEnd"/>
            <w:r>
              <w:t xml:space="preserve"> </w:t>
            </w:r>
            <w:proofErr w:type="spellStart"/>
            <w:r>
              <w:t>Sistem</w:t>
            </w:r>
            <w:proofErr w:type="spellEnd"/>
            <w:r>
              <w:t xml:space="preserve"> </w:t>
            </w:r>
            <w:proofErr w:type="spellStart"/>
            <w:r>
              <w:t>Keuangan</w:t>
            </w:r>
            <w:proofErr w:type="spellEnd"/>
            <w:r>
              <w:t xml:space="preserve"> Desa (</w:t>
            </w:r>
            <w:proofErr w:type="spellStart"/>
            <w:r>
              <w:t>Siskeudes</w:t>
            </w:r>
            <w:proofErr w:type="spellEnd"/>
            <w:r>
              <w:t xml:space="preserve">) dalam </w:t>
            </w:r>
            <w:proofErr w:type="spellStart"/>
            <w:r>
              <w:t>mendukung</w:t>
            </w:r>
            <w:proofErr w:type="spellEnd"/>
            <w:r>
              <w:t xml:space="preserve"> tata </w:t>
            </w:r>
            <w:proofErr w:type="spellStart"/>
            <w:r>
              <w:t>kelola</w:t>
            </w:r>
            <w:proofErr w:type="spellEnd"/>
            <w:r>
              <w:t xml:space="preserve"> </w:t>
            </w:r>
            <w:proofErr w:type="spellStart"/>
            <w:r>
              <w:t>keuangan</w:t>
            </w:r>
            <w:proofErr w:type="spellEnd"/>
            <w:r>
              <w:t xml:space="preserve"> </w:t>
            </w:r>
            <w:proofErr w:type="spellStart"/>
            <w:r>
              <w:t>desa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pendekatan</w:t>
            </w:r>
            <w:proofErr w:type="spellEnd"/>
            <w:r>
              <w:t xml:space="preserve"> </w:t>
            </w:r>
            <w:proofErr w:type="spellStart"/>
            <w:r>
              <w:t>kualitatif</w:t>
            </w:r>
            <w:proofErr w:type="spellEnd"/>
            <w:r>
              <w:t xml:space="preserve"> </w:t>
            </w:r>
            <w:proofErr w:type="spellStart"/>
            <w:r>
              <w:t>deskriptif</w:t>
            </w:r>
            <w:proofErr w:type="spellEnd"/>
            <w:r>
              <w:t xml:space="preserve">, dengan </w:t>
            </w:r>
            <w:proofErr w:type="spellStart"/>
            <w:r>
              <w:t>pengumpulan</w:t>
            </w:r>
            <w:proofErr w:type="spellEnd"/>
            <w:r>
              <w:t xml:space="preserve"> data </w:t>
            </w:r>
            <w:proofErr w:type="spellStart"/>
            <w:r>
              <w:t>melalui</w:t>
            </w:r>
            <w:proofErr w:type="spellEnd"/>
            <w:r>
              <w:t xml:space="preserve"> </w:t>
            </w:r>
            <w:proofErr w:type="spellStart"/>
            <w:r>
              <w:t>wawancara</w:t>
            </w:r>
            <w:proofErr w:type="spellEnd"/>
            <w:r>
              <w:t xml:space="preserve"> semi-</w:t>
            </w:r>
            <w:proofErr w:type="spellStart"/>
            <w:r>
              <w:t>terstruktur</w:t>
            </w:r>
            <w:proofErr w:type="spellEnd"/>
            <w:r>
              <w:t xml:space="preserve"> dan </w:t>
            </w:r>
            <w:proofErr w:type="spellStart"/>
            <w:r>
              <w:t>dokumentasi</w:t>
            </w:r>
            <w:proofErr w:type="spellEnd"/>
            <w:r>
              <w:t xml:space="preserve"> yang </w:t>
            </w:r>
            <w:proofErr w:type="spellStart"/>
            <w:r>
              <w:t>melibatkan</w:t>
            </w:r>
            <w:proofErr w:type="spellEnd"/>
            <w:r>
              <w:t xml:space="preserve"> </w:t>
            </w:r>
            <w:proofErr w:type="spellStart"/>
            <w:r>
              <w:t>Kepala</w:t>
            </w:r>
            <w:proofErr w:type="spellEnd"/>
            <w:r>
              <w:t xml:space="preserve"> Desa, Kaur </w:t>
            </w:r>
            <w:proofErr w:type="spellStart"/>
            <w:r>
              <w:t>Keuangan</w:t>
            </w:r>
            <w:proofErr w:type="spellEnd"/>
            <w:r>
              <w:t xml:space="preserve"> Desa, </w:t>
            </w:r>
            <w:proofErr w:type="spellStart"/>
            <w:r>
              <w:t>serta</w:t>
            </w:r>
            <w:proofErr w:type="spellEnd"/>
            <w:r>
              <w:t xml:space="preserve"> </w:t>
            </w:r>
            <w:proofErr w:type="spellStart"/>
            <w:r>
              <w:t>perwakilan</w:t>
            </w:r>
            <w:proofErr w:type="spellEnd"/>
            <w:r>
              <w:t xml:space="preserve"> </w:t>
            </w:r>
            <w:proofErr w:type="spellStart"/>
            <w:r>
              <w:t>masyarakat</w:t>
            </w:r>
            <w:proofErr w:type="spellEnd"/>
            <w:r>
              <w:t xml:space="preserve">. Data </w:t>
            </w:r>
            <w:proofErr w:type="spellStart"/>
            <w:r>
              <w:t>dianalisis</w:t>
            </w:r>
            <w:proofErr w:type="spellEnd"/>
            <w:r>
              <w:t xml:space="preserve"> </w:t>
            </w:r>
            <w:proofErr w:type="spellStart"/>
            <w:r>
              <w:t>menggunakan</w:t>
            </w:r>
            <w:proofErr w:type="spellEnd"/>
            <w:r>
              <w:t xml:space="preserve"> </w:t>
            </w:r>
            <w:proofErr w:type="spellStart"/>
            <w:r>
              <w:t>perangkat</w:t>
            </w:r>
            <w:proofErr w:type="spellEnd"/>
            <w:r>
              <w:t xml:space="preserve"> </w:t>
            </w:r>
            <w:proofErr w:type="spellStart"/>
            <w:r>
              <w:t>lunak</w:t>
            </w:r>
            <w:proofErr w:type="spellEnd"/>
            <w:r>
              <w:t xml:space="preserve"> NVivo </w:t>
            </w:r>
            <w:proofErr w:type="spellStart"/>
            <w:r>
              <w:t>melalui</w:t>
            </w:r>
            <w:proofErr w:type="spellEnd"/>
            <w:r>
              <w:t xml:space="preserve"> proses coding dan </w:t>
            </w:r>
            <w:proofErr w:type="spellStart"/>
            <w:r>
              <w:t>analisis</w:t>
            </w:r>
            <w:proofErr w:type="spellEnd"/>
            <w:r>
              <w:t xml:space="preserve"> </w:t>
            </w:r>
            <w:proofErr w:type="spellStart"/>
            <w:r>
              <w:t>tematik</w:t>
            </w:r>
            <w:proofErr w:type="spellEnd"/>
            <w:r>
              <w:t xml:space="preserve">. </w:t>
            </w:r>
            <w:proofErr w:type="spellStart"/>
            <w:r>
              <w:t>Kebaruan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terletak</w:t>
            </w:r>
            <w:proofErr w:type="spellEnd"/>
            <w:r>
              <w:t xml:space="preserve"> pada </w:t>
            </w:r>
            <w:proofErr w:type="spellStart"/>
            <w:r>
              <w:t>analisis</w:t>
            </w:r>
            <w:proofErr w:type="spellEnd"/>
            <w:r>
              <w:t xml:space="preserve"> </w:t>
            </w:r>
            <w:proofErr w:type="spellStart"/>
            <w:r>
              <w:lastRenderedPageBreak/>
              <w:t>mendalam</w:t>
            </w:r>
            <w:proofErr w:type="spellEnd"/>
            <w:r>
              <w:t xml:space="preserve"> </w:t>
            </w:r>
            <w:proofErr w:type="spellStart"/>
            <w:r>
              <w:t>terhadap</w:t>
            </w:r>
            <w:proofErr w:type="spellEnd"/>
            <w:r>
              <w:t xml:space="preserve"> </w:t>
            </w:r>
            <w:proofErr w:type="spellStart"/>
            <w:r>
              <w:t>praktik</w:t>
            </w:r>
            <w:proofErr w:type="spellEnd"/>
            <w:r>
              <w:t xml:space="preserve"> </w:t>
            </w:r>
            <w:proofErr w:type="spellStart"/>
            <w:r>
              <w:t>akuntabilitas</w:t>
            </w:r>
            <w:proofErr w:type="spellEnd"/>
            <w:r>
              <w:t xml:space="preserve"> dan </w:t>
            </w:r>
            <w:proofErr w:type="spellStart"/>
            <w:r>
              <w:t>transparansi</w:t>
            </w:r>
            <w:proofErr w:type="spellEnd"/>
            <w:r>
              <w:t xml:space="preserve"> di </w:t>
            </w:r>
            <w:proofErr w:type="spellStart"/>
            <w:r>
              <w:t>desa</w:t>
            </w:r>
            <w:proofErr w:type="spellEnd"/>
            <w:r>
              <w:t xml:space="preserve"> </w:t>
            </w:r>
            <w:proofErr w:type="spellStart"/>
            <w:r>
              <w:t>berbasis</w:t>
            </w:r>
            <w:proofErr w:type="spellEnd"/>
            <w:r>
              <w:t xml:space="preserve"> </w:t>
            </w:r>
            <w:proofErr w:type="spellStart"/>
            <w:r>
              <w:t>industri</w:t>
            </w:r>
            <w:proofErr w:type="spellEnd"/>
            <w:r>
              <w:t xml:space="preserve">, dengan </w:t>
            </w:r>
            <w:proofErr w:type="spellStart"/>
            <w:r>
              <w:t>menitikberatkan</w:t>
            </w:r>
            <w:proofErr w:type="spellEnd"/>
            <w:r>
              <w:t xml:space="preserve"> pada </w:t>
            </w:r>
            <w:proofErr w:type="spellStart"/>
            <w:r>
              <w:t>Siskeudes</w:t>
            </w:r>
            <w:proofErr w:type="spellEnd"/>
            <w:r>
              <w:t xml:space="preserve"> sebagai </w:t>
            </w:r>
            <w:proofErr w:type="spellStart"/>
            <w:r>
              <w:t>instrumen</w:t>
            </w:r>
            <w:proofErr w:type="spellEnd"/>
            <w:r>
              <w:t xml:space="preserve"> tata </w:t>
            </w:r>
            <w:proofErr w:type="spellStart"/>
            <w:r>
              <w:t>kelola</w:t>
            </w:r>
            <w:proofErr w:type="spellEnd"/>
            <w:r>
              <w:t xml:space="preserve"> digital.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Pemerintah</w:t>
            </w:r>
            <w:proofErr w:type="spellEnd"/>
            <w:r>
              <w:t xml:space="preserve"> Desa </w:t>
            </w:r>
            <w:proofErr w:type="spellStart"/>
            <w:r>
              <w:t>Telukan</w:t>
            </w:r>
            <w:proofErr w:type="spellEnd"/>
            <w:r>
              <w:t xml:space="preserve"> </w:t>
            </w:r>
            <w:proofErr w:type="spellStart"/>
            <w:r>
              <w:t>telah</w:t>
            </w:r>
            <w:proofErr w:type="spellEnd"/>
            <w:r>
              <w:t xml:space="preserve"> </w:t>
            </w:r>
            <w:proofErr w:type="spellStart"/>
            <w:r>
              <w:t>menerapkan</w:t>
            </w:r>
            <w:proofErr w:type="spellEnd"/>
            <w:r>
              <w:t xml:space="preserve"> </w:t>
            </w:r>
            <w:proofErr w:type="spellStart"/>
            <w:r>
              <w:t>prinsip</w:t>
            </w:r>
            <w:proofErr w:type="spellEnd"/>
            <w:r>
              <w:t xml:space="preserve"> </w:t>
            </w:r>
            <w:proofErr w:type="spellStart"/>
            <w:r>
              <w:t>akuntabilitas</w:t>
            </w:r>
            <w:proofErr w:type="spellEnd"/>
            <w:r>
              <w:t xml:space="preserve"> dan </w:t>
            </w:r>
            <w:proofErr w:type="spellStart"/>
            <w:r>
              <w:t>transparansi</w:t>
            </w:r>
            <w:proofErr w:type="spellEnd"/>
            <w:r>
              <w:t xml:space="preserve"> sesuai dengan </w:t>
            </w:r>
            <w:proofErr w:type="spellStart"/>
            <w:r>
              <w:t>Peraturan</w:t>
            </w:r>
            <w:proofErr w:type="spellEnd"/>
            <w:r>
              <w:t xml:space="preserve"> Menteri Dalam Negeri Nomor 20 Tahun 2018, </w:t>
            </w:r>
            <w:proofErr w:type="spellStart"/>
            <w:r>
              <w:t>khususnya</w:t>
            </w:r>
            <w:proofErr w:type="spellEnd"/>
            <w:r>
              <w:t xml:space="preserve"> dalam </w:t>
            </w:r>
            <w:proofErr w:type="spellStart"/>
            <w:r>
              <w:t>aspek</w:t>
            </w:r>
            <w:proofErr w:type="spellEnd"/>
            <w:r>
              <w:t xml:space="preserve"> </w:t>
            </w:r>
            <w:proofErr w:type="spellStart"/>
            <w:r>
              <w:t>pelaporan</w:t>
            </w:r>
            <w:proofErr w:type="spellEnd"/>
            <w:r>
              <w:t xml:space="preserve"> dan </w:t>
            </w:r>
            <w:proofErr w:type="spellStart"/>
            <w:r>
              <w:t>pertanggungjawaban</w:t>
            </w:r>
            <w:proofErr w:type="spellEnd"/>
            <w:r>
              <w:t xml:space="preserve"> </w:t>
            </w:r>
            <w:proofErr w:type="spellStart"/>
            <w:r>
              <w:t>keuangan</w:t>
            </w:r>
            <w:proofErr w:type="spellEnd"/>
            <w:r>
              <w:t xml:space="preserve">. </w:t>
            </w:r>
            <w:proofErr w:type="spellStart"/>
            <w:r>
              <w:t>Namun</w:t>
            </w:r>
            <w:proofErr w:type="spellEnd"/>
            <w:r>
              <w:t xml:space="preserve"> </w:t>
            </w:r>
            <w:proofErr w:type="spellStart"/>
            <w:r>
              <w:t>demikian</w:t>
            </w:r>
            <w:proofErr w:type="spellEnd"/>
            <w:r>
              <w:t xml:space="preserve">, </w:t>
            </w:r>
            <w:proofErr w:type="spellStart"/>
            <w:r>
              <w:t>implementasi</w:t>
            </w:r>
            <w:proofErr w:type="spellEnd"/>
            <w:r>
              <w:t xml:space="preserve"> tersebut </w:t>
            </w:r>
            <w:proofErr w:type="spellStart"/>
            <w:r>
              <w:t>masih</w:t>
            </w:r>
            <w:proofErr w:type="spellEnd"/>
            <w:r>
              <w:t xml:space="preserve"> </w:t>
            </w:r>
            <w:proofErr w:type="spellStart"/>
            <w:r>
              <w:t>cenderung</w:t>
            </w:r>
            <w:proofErr w:type="spellEnd"/>
            <w:r>
              <w:t xml:space="preserve"> </w:t>
            </w:r>
            <w:proofErr w:type="spellStart"/>
            <w:r>
              <w:t>bersifat</w:t>
            </w:r>
            <w:proofErr w:type="spellEnd"/>
            <w:r>
              <w:t xml:space="preserve"> </w:t>
            </w:r>
            <w:proofErr w:type="spellStart"/>
            <w:r>
              <w:t>administratif</w:t>
            </w:r>
            <w:proofErr w:type="spellEnd"/>
            <w:r>
              <w:t xml:space="preserve"> dan formal, </w:t>
            </w:r>
            <w:proofErr w:type="spellStart"/>
            <w:r>
              <w:t>terutama</w:t>
            </w:r>
            <w:proofErr w:type="spellEnd"/>
            <w:r>
              <w:t xml:space="preserve"> dalam </w:t>
            </w:r>
            <w:proofErr w:type="spellStart"/>
            <w:r>
              <w:t>hal</w:t>
            </w:r>
            <w:proofErr w:type="spellEnd"/>
            <w:r>
              <w:t xml:space="preserve"> </w:t>
            </w:r>
            <w:proofErr w:type="spellStart"/>
            <w:r>
              <w:t>pemahaman</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informasi</w:t>
            </w:r>
            <w:proofErr w:type="spellEnd"/>
            <w:r>
              <w:t xml:space="preserve"> </w:t>
            </w:r>
            <w:proofErr w:type="spellStart"/>
            <w:r>
              <w:t>keuangan</w:t>
            </w:r>
            <w:proofErr w:type="spellEnd"/>
            <w:r>
              <w:t>.</w:t>
            </w:r>
          </w:p>
          <w:p w14:paraId="5903B4FB" w14:textId="77777777" w:rsidR="00E60C0A" w:rsidRDefault="008C22CD">
            <w:r>
              <w:t xml:space="preserve">Kata kunci: </w:t>
            </w:r>
            <w:proofErr w:type="spellStart"/>
            <w:r w:rsidR="00951E45" w:rsidRPr="00951E45">
              <w:t>Akuntabilitas</w:t>
            </w:r>
            <w:proofErr w:type="spellEnd"/>
            <w:r w:rsidR="00951E45" w:rsidRPr="00951E45">
              <w:t xml:space="preserve">; </w:t>
            </w:r>
            <w:proofErr w:type="spellStart"/>
            <w:r w:rsidR="00951E45" w:rsidRPr="00951E45">
              <w:t>Transparansi</w:t>
            </w:r>
            <w:proofErr w:type="spellEnd"/>
            <w:r w:rsidR="00951E45" w:rsidRPr="00951E45">
              <w:t xml:space="preserve">; </w:t>
            </w:r>
            <w:proofErr w:type="spellStart"/>
            <w:r w:rsidR="00951E45" w:rsidRPr="00951E45">
              <w:t>Pengelolaan</w:t>
            </w:r>
            <w:proofErr w:type="spellEnd"/>
            <w:r w:rsidR="00951E45" w:rsidRPr="00951E45">
              <w:t xml:space="preserve"> </w:t>
            </w:r>
            <w:proofErr w:type="spellStart"/>
            <w:r w:rsidR="00951E45" w:rsidRPr="00951E45">
              <w:t>Keuangan</w:t>
            </w:r>
            <w:proofErr w:type="spellEnd"/>
            <w:r w:rsidR="00951E45" w:rsidRPr="00951E45">
              <w:t xml:space="preserve"> Desa; Dana Desa; </w:t>
            </w:r>
            <w:proofErr w:type="spellStart"/>
            <w:r w:rsidR="00951E45" w:rsidRPr="00951E45">
              <w:t>Siskeudes</w:t>
            </w:r>
            <w:proofErr w:type="spellEnd"/>
          </w:p>
        </w:tc>
      </w:tr>
    </w:tbl>
    <w:p w14:paraId="65B9A846" w14:textId="77777777" w:rsidR="00E60C0A" w:rsidRDefault="00E60C0A">
      <w:pPr>
        <w:spacing w:after="0" w:line="240" w:lineRule="auto"/>
        <w:jc w:val="center"/>
        <w:rPr>
          <w:rFonts w:ascii="Times New Roman" w:eastAsia="Times New Roman" w:hAnsi="Times New Roman" w:cs="Times New Roman"/>
          <w:sz w:val="24"/>
          <w:szCs w:val="24"/>
        </w:rPr>
      </w:pPr>
    </w:p>
    <w:p w14:paraId="1E7965DD" w14:textId="77777777" w:rsidR="00E60C0A" w:rsidRDefault="008C22CD">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PENDAHULUAN</w:t>
      </w:r>
    </w:p>
    <w:p w14:paraId="3245A05C" w14:textId="77777777" w:rsidR="00F2610B" w:rsidRPr="00F2610B" w:rsidRDefault="00F2610B" w:rsidP="00F2610B">
      <w:pPr>
        <w:spacing w:after="0" w:line="240" w:lineRule="auto"/>
        <w:ind w:firstLine="340"/>
        <w:jc w:val="both"/>
        <w:rPr>
          <w:rFonts w:ascii="Times New Roman" w:eastAsia="Times New Roman" w:hAnsi="Times New Roman" w:cs="Times New Roman"/>
          <w:sz w:val="24"/>
          <w:szCs w:val="24"/>
        </w:rPr>
      </w:pPr>
      <w:proofErr w:type="spellStart"/>
      <w:r w:rsidRPr="00F2610B">
        <w:rPr>
          <w:rFonts w:ascii="Times New Roman" w:eastAsia="Times New Roman" w:hAnsi="Times New Roman" w:cs="Times New Roman"/>
          <w:sz w:val="24"/>
          <w:szCs w:val="24"/>
        </w:rPr>
        <w:t>Pemerintah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memiliki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peran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strategis</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mendukung</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pembangunan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nasional</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khususnya</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meningkatkan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kesejahteraan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masyarakat</w:t>
      </w:r>
      <w:proofErr w:type="spellEnd"/>
      <w:r w:rsidRPr="00F2610B">
        <w:rPr>
          <w:rFonts w:ascii="Times New Roman" w:eastAsia="Times New Roman" w:hAnsi="Times New Roman" w:cs="Times New Roman"/>
          <w:sz w:val="24"/>
          <w:szCs w:val="24"/>
        </w:rPr>
        <w:t xml:space="preserve"> di </w:t>
      </w:r>
      <w:proofErr w:type="spellStart"/>
      <w:r w:rsidRPr="00F2610B">
        <w:rPr>
          <w:rFonts w:ascii="Times New Roman" w:eastAsia="Times New Roman" w:hAnsi="Times New Roman" w:cs="Times New Roman"/>
          <w:sz w:val="24"/>
          <w:szCs w:val="24"/>
        </w:rPr>
        <w:t>tingkat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akar</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rumput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Kedudukan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sebagai </w:t>
      </w:r>
      <w:proofErr w:type="spellStart"/>
      <w:r w:rsidRPr="00F2610B">
        <w:rPr>
          <w:rFonts w:ascii="Times New Roman" w:eastAsia="Times New Roman" w:hAnsi="Times New Roman" w:cs="Times New Roman"/>
          <w:sz w:val="24"/>
          <w:szCs w:val="24"/>
        </w:rPr>
        <w:t>entitas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pemerintahan</w:t>
      </w:r>
      <w:proofErr w:type="spellEnd"/>
      <w:r w:rsidRPr="00F2610B">
        <w:rPr>
          <w:rFonts w:ascii="Times New Roman" w:eastAsia="Times New Roman" w:hAnsi="Times New Roman" w:cs="Times New Roman"/>
          <w:sz w:val="24"/>
          <w:szCs w:val="24"/>
        </w:rPr>
        <w:t xml:space="preserve"> paling </w:t>
      </w:r>
      <w:proofErr w:type="spellStart"/>
      <w:r w:rsidRPr="00F2610B">
        <w:rPr>
          <w:rFonts w:ascii="Times New Roman" w:eastAsia="Times New Roman" w:hAnsi="Times New Roman" w:cs="Times New Roman"/>
          <w:sz w:val="24"/>
          <w:szCs w:val="24"/>
        </w:rPr>
        <w:t>bawah</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struktur</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pemerintahan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memberikan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konsekuensi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berupa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kewenangan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otonomi</w:t>
      </w:r>
      <w:proofErr w:type="spellEnd"/>
      <w:r w:rsidRPr="00F2610B">
        <w:rPr>
          <w:rFonts w:ascii="Times New Roman" w:eastAsia="Times New Roman" w:hAnsi="Times New Roman" w:cs="Times New Roman"/>
          <w:sz w:val="24"/>
          <w:szCs w:val="24"/>
        </w:rPr>
        <w:t xml:space="preserve"> untuk </w:t>
      </w:r>
      <w:proofErr w:type="spellStart"/>
      <w:r w:rsidRPr="00F2610B">
        <w:rPr>
          <w:rFonts w:ascii="Times New Roman" w:eastAsia="Times New Roman" w:hAnsi="Times New Roman" w:cs="Times New Roman"/>
          <w:sz w:val="24"/>
          <w:szCs w:val="24"/>
        </w:rPr>
        <w:t>mengatur</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mengurus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kepentingan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masyarakat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setempat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termasuk</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sumber</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daya</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Pemberdayaan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menjadi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instrumen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penting</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mengurangi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ketimpangan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antarwilayah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serta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memastikan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pemerataan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hasil</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pembangunan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hingga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pelosok</w:t>
      </w:r>
      <w:proofErr w:type="spellEnd"/>
      <w:r w:rsidRPr="00F2610B">
        <w:rPr>
          <w:rFonts w:ascii="Times New Roman" w:eastAsia="Times New Roman" w:hAnsi="Times New Roman" w:cs="Times New Roman"/>
          <w:sz w:val="24"/>
          <w:szCs w:val="24"/>
        </w:rPr>
        <w:t xml:space="preserve">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{"citationItems":[{"id":"ITEM-1","itemData":{"DOI":"10.15642/sosyus.v4i2.613","ISSN":"2776-3323","abstract":"&lt;p&gt;Pemerintah desa memiliki peran penting dalam pembangunan nasional, terutama dalam meningkatkan kesejahteraan masyarakat desa. Namun, pelaksanaan pemerintahan desa masih menghadapi berbagai tantangan, termasuk kurangnya pemberdayaan dari pemerintah pusat, rendahnya partisipasi masyarakat, serta keterbatasan sumber daya manusia dalam pengelolaan desa. Konsep good governance atau tata kelola pemerintahan yang baik menjadi solusi strategis dalam mengoptimalkan kinerja pemerintah desa. Penelitian ini menggunakan metode hukum normatif dengan pendekatan perundang-undangan dan konseptual untuk menganalisis implementasi good governance dalam pemerintahan desa. Hasil penelitian menunjukkan bahwa prinsip transparansi, akuntabilitas, dan partisipasi masyarakat masih belum sepenuhnya diterapkan secara optimal di banyak desa. Penyebab utama adalah kurangnya kapasitas aparat desa, rendahnya kesadaran masyarakat, serta hambatan regulasi yang belum fleksibel terhadap kondisi desa. Oleh karena itu, diperlukan penguatan kapasitas sumber daya manusia di desa, sinergi antara pemerintah desa, masyarakat, dan sektor swasta, serta penyempurnaan regulasi agar lebih mendukung pembangunan berbasis partisipasi masyarakat. Implementasi good governance yang lebih baik diharapkan dapat meningkatkan efektivitas pembangunan desa dan mewujudkan kesejahteraan masyarakat secara berkelanjutan.&lt;/p&gt;","author":[{"dropping-particle":"","family":"Ma’ruf","given":"Muhammad Khabib","non-dropping-particle":"Al","parse-names":false,"suffix":""},{"dropping-particle":"","family":"Rahman","given":"Alya Zulfana","non-dropping-particle":"","parse-names":false,"suffix":""},{"dropping-particle":"","family":"Adiningtyas","given":"Restu","non-dropping-particle":"","parse-names":false,"suffix":""},{"dropping-particle":"","family":"Ananda","given":"Ayu","non-dropping-particle":"","parse-names":false,"suffix":""},{"dropping-particle":"","family":"Fauzi","given":"Ilhan","non-dropping-particle":"","parse-names":false,"suffix":""}],"container-title":"Sosio Yustisia: Jurnal Hukum dan Perubahan Sosial","id":"ITEM-1","issue":"2","issued":{"date-parts":[["2024","11","30"]]},"page":"159-179","title":"Optimalisasi Peran Pemerintah Desa Dalam Mewujudkan Pembangunan Berdasarkan Konsep Good Governance","type":"article-journal","volume":"4"},"uris":["http://www.mendeley.com/documents/?uuid=7721168f-e9d0-3a23-8a26-292adf682dfb"]}],"mendeley":{"formattedCitation":"(Al Ma’ruf et al., 2024)","plainTextFormattedCitation":"(Al Ma’ruf et al., 2024)","previouslyFormattedCitation":"(Al Ma’ruf et al., 2024)"},"properties":{"noteIndex":0},"schema":"https://github.com/citation-style-language/schema/raw/master/csl-citation.json"}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 xml:space="preserve">(Al Ma’ruf </w:t>
      </w:r>
      <w:r w:rsidR="002C73E1" w:rsidRPr="002C73E1">
        <w:rPr>
          <w:rFonts w:ascii="Times New Roman" w:eastAsia="Times New Roman" w:hAnsi="Times New Roman" w:cs="Times New Roman"/>
          <w:i/>
          <w:noProof/>
          <w:sz w:val="24"/>
          <w:szCs w:val="24"/>
        </w:rPr>
        <w:t>et al.,</w:t>
      </w:r>
      <w:r w:rsidR="002C73E1" w:rsidRPr="002C73E1">
        <w:rPr>
          <w:rFonts w:ascii="Times New Roman" w:eastAsia="Times New Roman" w:hAnsi="Times New Roman" w:cs="Times New Roman"/>
          <w:noProof/>
          <w:sz w:val="24"/>
          <w:szCs w:val="24"/>
        </w:rPr>
        <w:t xml:space="preserve"> 2024)</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Penguatan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peran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semakin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nyata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sejak</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diterbitkannya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Undang-Undang</w:t>
      </w:r>
      <w:proofErr w:type="spellEnd"/>
      <w:r w:rsidRPr="00F2610B">
        <w:rPr>
          <w:rFonts w:ascii="Times New Roman" w:eastAsia="Times New Roman" w:hAnsi="Times New Roman" w:cs="Times New Roman"/>
          <w:sz w:val="24"/>
          <w:szCs w:val="24"/>
        </w:rPr>
        <w:t xml:space="preserve"> Nomor 3 Tahun 2024 </w:t>
      </w:r>
      <w:proofErr w:type="spellStart"/>
      <w:r w:rsidRPr="00F2610B">
        <w:rPr>
          <w:rFonts w:ascii="Times New Roman" w:eastAsia="Times New Roman" w:hAnsi="Times New Roman" w:cs="Times New Roman"/>
          <w:sz w:val="24"/>
          <w:szCs w:val="24"/>
        </w:rPr>
        <w:t>tentang</w:t>
      </w:r>
      <w:proofErr w:type="spellEnd"/>
      <w:r w:rsidRPr="00F2610B">
        <w:rPr>
          <w:rFonts w:ascii="Times New Roman" w:eastAsia="Times New Roman" w:hAnsi="Times New Roman" w:cs="Times New Roman"/>
          <w:sz w:val="24"/>
          <w:szCs w:val="24"/>
        </w:rPr>
        <w:t xml:space="preserve"> Desa, yang </w:t>
      </w:r>
      <w:proofErr w:type="spellStart"/>
      <w:r w:rsidRPr="00F2610B">
        <w:rPr>
          <w:rFonts w:ascii="Times New Roman" w:eastAsia="Times New Roman" w:hAnsi="Times New Roman" w:cs="Times New Roman"/>
          <w:sz w:val="24"/>
          <w:szCs w:val="24"/>
        </w:rPr>
        <w:t>memberikan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landasan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hukum</w:t>
      </w:r>
      <w:proofErr w:type="spellEnd"/>
      <w:r w:rsidRPr="00F2610B">
        <w:rPr>
          <w:rFonts w:ascii="Times New Roman" w:eastAsia="Times New Roman" w:hAnsi="Times New Roman" w:cs="Times New Roman"/>
          <w:sz w:val="24"/>
          <w:szCs w:val="24"/>
        </w:rPr>
        <w:t xml:space="preserve"> bagi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untuk </w:t>
      </w:r>
      <w:proofErr w:type="spellStart"/>
      <w:r w:rsidRPr="00F2610B">
        <w:rPr>
          <w:rFonts w:ascii="Times New Roman" w:eastAsia="Times New Roman" w:hAnsi="Times New Roman" w:cs="Times New Roman"/>
          <w:sz w:val="24"/>
          <w:szCs w:val="24"/>
        </w:rPr>
        <w:t>mengelola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pemerintahan</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pembangunan</w:t>
      </w:r>
      <w:proofErr w:type="spellEnd"/>
      <w:r w:rsidRPr="00F2610B">
        <w:rPr>
          <w:rFonts w:ascii="Times New Roman" w:eastAsia="Times New Roman" w:hAnsi="Times New Roman" w:cs="Times New Roman"/>
          <w:sz w:val="24"/>
          <w:szCs w:val="24"/>
        </w:rPr>
        <w:t xml:space="preserve"> secara </w:t>
      </w:r>
      <w:proofErr w:type="spellStart"/>
      <w:r w:rsidRPr="00F2610B">
        <w:rPr>
          <w:rFonts w:ascii="Times New Roman" w:eastAsia="Times New Roman" w:hAnsi="Times New Roman" w:cs="Times New Roman"/>
          <w:sz w:val="24"/>
          <w:szCs w:val="24"/>
        </w:rPr>
        <w:t>mandiri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termasuk</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melalui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Dana Desa yang </w:t>
      </w:r>
      <w:proofErr w:type="spellStart"/>
      <w:r w:rsidRPr="00F2610B">
        <w:rPr>
          <w:rFonts w:ascii="Times New Roman" w:eastAsia="Times New Roman" w:hAnsi="Times New Roman" w:cs="Times New Roman"/>
          <w:sz w:val="24"/>
          <w:szCs w:val="24"/>
        </w:rPr>
        <w:t>bersumber</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dari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Anggaran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Pendapatan</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Belanja</w:t>
      </w:r>
      <w:proofErr w:type="spellEnd"/>
      <w:r w:rsidRPr="00F2610B">
        <w:rPr>
          <w:rFonts w:ascii="Times New Roman" w:eastAsia="Times New Roman" w:hAnsi="Times New Roman" w:cs="Times New Roman"/>
          <w:sz w:val="24"/>
          <w:szCs w:val="24"/>
        </w:rPr>
        <w:t xml:space="preserve"> Negara (APBN)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{"citationItems":[{"id":"ITEM-1","itemData":{"DOI":"10.55606/jurrish.v4i3.5850","ISSN":"2828-7622","abstract":"This study aims to analyze the urgency of revising Law Number 6 of 2014 on Villages, which was amended through Law Number 3 of 2024, and its impact on village governance in Indonesia. The research focuses on comparing legal substance before and after the revision, identifying implementation problems, and reinforcing decentralization theory as a foundation for participatory and sustainable village governance. The findings reveal that the Village Law revision is a crucial step in addressing previous weaknesses, particularly in oversight, accountability in the use of village funds, gender inclusion, and the integration of technology in governance. However, several issues remain post-revision, such as limited understanding among village officials, unclear technical regulations, and insufficient community participation. This study recommends the need for extensive training for village officials, comprehensive derivative regulations, and stronger public involvement in oversight. These findings support previous literature that emphasizes the importance of structural readiness and institutional support in decentralization implementation. This research is expected to contribute academically to village policy evaluation and promote public policy reform grounded in local wisdom and participatory principles.","author":[{"dropping-particle":"","family":"Hermawan","given":"I. A.","non-dropping-particle":"","parse-names":false,"suffix":""}],"container-title":"Jurnal Riset Rumpun Ilmu Sosial, Politik dan Humaniora","id":"ITEM-1","issue":"3","issued":{"date-parts":[["2025","6","26"]]},"page":"384-395","title":"Implementasi Undang-Undang Desa Pasca Revisi: Tantangan dan Prospek","type":"article-journal","volume":"4"},"uris":["http://www.mendeley.com/documents/?uuid=17ba5212-c562-4904-a97c-73626c18ccdd"]}],"mendeley":{"formattedCitation":"(Hermawan, 2025)","plainTextFormattedCitation":"(Hermawan, 2025)","previouslyFormattedCitation":"(Hermawan, 2025)"},"properties":{"noteIndex":0},"schema":"https://github.com/citation-style-language/schema/raw/master/csl-citation.json"}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(Hermawan, 2025)</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Besarnya</w:t>
      </w:r>
      <w:proofErr w:type="spellEnd"/>
      <w:r w:rsidRPr="00F2610B">
        <w:rPr>
          <w:rFonts w:ascii="Times New Roman" w:eastAsia="Times New Roman" w:hAnsi="Times New Roman" w:cs="Times New Roman"/>
          <w:sz w:val="24"/>
          <w:szCs w:val="24"/>
        </w:rPr>
        <w:t xml:space="preserve"> nominal Dana Desa </w:t>
      </w:r>
      <w:proofErr w:type="spellStart"/>
      <w:r w:rsidRPr="00F2610B">
        <w:rPr>
          <w:rFonts w:ascii="Times New Roman" w:eastAsia="Times New Roman" w:hAnsi="Times New Roman" w:cs="Times New Roman"/>
          <w:sz w:val="24"/>
          <w:szCs w:val="24"/>
        </w:rPr>
        <w:t>menjadikan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aspek</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sebagai </w:t>
      </w:r>
      <w:proofErr w:type="spellStart"/>
      <w:r w:rsidRPr="00F2610B">
        <w:rPr>
          <w:rFonts w:ascii="Times New Roman" w:eastAsia="Times New Roman" w:hAnsi="Times New Roman" w:cs="Times New Roman"/>
          <w:sz w:val="24"/>
          <w:szCs w:val="24"/>
        </w:rPr>
        <w:t>isu</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krusial</w:t>
      </w:r>
      <w:proofErr w:type="spellEnd"/>
      <w:r w:rsidRPr="00F2610B">
        <w:rPr>
          <w:rFonts w:ascii="Times New Roman" w:eastAsia="Times New Roman" w:hAnsi="Times New Roman" w:cs="Times New Roman"/>
          <w:sz w:val="24"/>
          <w:szCs w:val="24"/>
        </w:rPr>
        <w:t xml:space="preserve"> yang </w:t>
      </w:r>
      <w:proofErr w:type="spellStart"/>
      <w:r w:rsidRPr="00F2610B">
        <w:rPr>
          <w:rFonts w:ascii="Times New Roman" w:eastAsia="Times New Roman" w:hAnsi="Times New Roman" w:cs="Times New Roman"/>
          <w:sz w:val="24"/>
          <w:szCs w:val="24"/>
        </w:rPr>
        <w:t>mendapat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perhatian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luas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dari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masyarakat</w:t>
      </w:r>
      <w:proofErr w:type="spellEnd"/>
      <w:r w:rsidRPr="00F2610B">
        <w:rPr>
          <w:rFonts w:ascii="Times New Roman" w:eastAsia="Times New Roman" w:hAnsi="Times New Roman" w:cs="Times New Roman"/>
          <w:sz w:val="24"/>
          <w:szCs w:val="24"/>
        </w:rPr>
        <w:t>.</w:t>
      </w:r>
    </w:p>
    <w:p w14:paraId="3425B16E" w14:textId="77777777" w:rsidR="00F2610B" w:rsidRPr="00F2610B" w:rsidRDefault="00F2610B" w:rsidP="00F2610B">
      <w:pPr>
        <w:spacing w:after="0" w:line="240" w:lineRule="auto"/>
        <w:ind w:firstLine="340"/>
        <w:jc w:val="both"/>
        <w:rPr>
          <w:rFonts w:ascii="Times New Roman" w:eastAsia="Times New Roman" w:hAnsi="Times New Roman" w:cs="Times New Roman"/>
          <w:sz w:val="24"/>
          <w:szCs w:val="24"/>
        </w:rPr>
      </w:pP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diatur</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Permendagri</w:t>
      </w:r>
      <w:proofErr w:type="spellEnd"/>
      <w:r w:rsidRPr="00F2610B">
        <w:rPr>
          <w:rFonts w:ascii="Times New Roman" w:eastAsia="Times New Roman" w:hAnsi="Times New Roman" w:cs="Times New Roman"/>
          <w:sz w:val="24"/>
          <w:szCs w:val="24"/>
        </w:rPr>
        <w:t xml:space="preserve"> Nomor 20 Tahun 2018 yang </w:t>
      </w:r>
      <w:proofErr w:type="spellStart"/>
      <w:r w:rsidRPr="00F2610B">
        <w:rPr>
          <w:rFonts w:ascii="Times New Roman" w:eastAsia="Times New Roman" w:hAnsi="Times New Roman" w:cs="Times New Roman"/>
          <w:sz w:val="24"/>
          <w:szCs w:val="24"/>
        </w:rPr>
        <w:t>meliputi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tahapan</w:t>
      </w:r>
      <w:proofErr w:type="spellEnd"/>
      <w:r w:rsidRPr="00F2610B">
        <w:rPr>
          <w:rFonts w:ascii="Times New Roman" w:eastAsia="Times New Roman" w:hAnsi="Times New Roman" w:cs="Times New Roman"/>
          <w:sz w:val="24"/>
          <w:szCs w:val="24"/>
        </w:rPr>
        <w:t xml:space="preserve"> perencanaan, </w:t>
      </w:r>
      <w:proofErr w:type="spellStart"/>
      <w:r w:rsidRPr="00F2610B">
        <w:rPr>
          <w:rFonts w:ascii="Times New Roman" w:eastAsia="Times New Roman" w:hAnsi="Times New Roman" w:cs="Times New Roman"/>
          <w:sz w:val="24"/>
          <w:szCs w:val="24"/>
        </w:rPr>
        <w:t>pelaksanaan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penatausahaan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pelaporan</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pertanggungjawaban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Seluruh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tahapan</w:t>
      </w:r>
      <w:proofErr w:type="spellEnd"/>
      <w:r w:rsidRPr="00F2610B">
        <w:rPr>
          <w:rFonts w:ascii="Times New Roman" w:eastAsia="Times New Roman" w:hAnsi="Times New Roman" w:cs="Times New Roman"/>
          <w:sz w:val="24"/>
          <w:szCs w:val="24"/>
        </w:rPr>
        <w:t xml:space="preserve"> tersebut harus </w:t>
      </w:r>
      <w:proofErr w:type="spellStart"/>
      <w:r w:rsidRPr="00F2610B">
        <w:rPr>
          <w:rFonts w:ascii="Times New Roman" w:eastAsia="Times New Roman" w:hAnsi="Times New Roman" w:cs="Times New Roman"/>
          <w:sz w:val="24"/>
          <w:szCs w:val="24"/>
        </w:rPr>
        <w:t>dilaksanakan</w:t>
      </w:r>
      <w:proofErr w:type="spellEnd"/>
      <w:r w:rsidRPr="00F2610B">
        <w:rPr>
          <w:rFonts w:ascii="Times New Roman" w:eastAsia="Times New Roman" w:hAnsi="Times New Roman" w:cs="Times New Roman"/>
          <w:sz w:val="24"/>
          <w:szCs w:val="24"/>
        </w:rPr>
        <w:t xml:space="preserve"> secara </w:t>
      </w:r>
      <w:proofErr w:type="spellStart"/>
      <w:r w:rsidRPr="00F2610B">
        <w:rPr>
          <w:rFonts w:ascii="Times New Roman" w:eastAsia="Times New Roman" w:hAnsi="Times New Roman" w:cs="Times New Roman"/>
          <w:sz w:val="24"/>
          <w:szCs w:val="24"/>
        </w:rPr>
        <w:t>transparan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akuntabel</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partisipatif</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serta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tertib</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disiplin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anggaran</w:t>
      </w:r>
      <w:proofErr w:type="spellEnd"/>
      <w:r w:rsidRPr="00F2610B">
        <w:rPr>
          <w:rFonts w:ascii="Times New Roman" w:eastAsia="Times New Roman" w:hAnsi="Times New Roman" w:cs="Times New Roman"/>
          <w:sz w:val="24"/>
          <w:szCs w:val="24"/>
        </w:rPr>
        <w:t xml:space="preserve">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{"citationItems":[{"id":"ITEM-1","itemData":{"abstract":"This research aims to focus on the achievement of village SDGs through village funds. The village fund program is a strategic policy to accelerate village development based on the Village Law. Currently, village development is aligned with the concept of Sustainable Development Goals (SDGs). This policy is contained in Ministerial Regulation No.8/2022 on the priority use of village funds. The researcher's alternative solution is to apply the principles of good governance of village funds to achieve village SDGs. Therefore, this study aims to determine the theoretical application of good management of village funds to achieve village SDGs. The method used in this research is a systematic review with meta-synthesis that is expected to show theoretical solutions from previous research on accelerating village SDGs through village funds. The result of this research is that village SDGs are important in village development. The application of accounting knowledge is needed to achieve village SDGs. The use of village funds can be applied to achieve village SDGs. Using village funds with good governance can significantly influence achieving village SDGs.","author":[{"dropping-particle":"","family":"Kurniawati","given":"Susilaningtyas Budiana","non-dropping-particle":"","parse-names":false,"suffix":""},{"dropping-particle":"","family":"Abdullah","given":"Syahriar","non-dropping-particle":"","parse-names":false,"suffix":""},{"dropping-particle":"","family":"Widyaswati","given":"Rahmatya","non-dropping-particle":"","parse-names":false,"suffix":""},{"dropping-particle":"","family":"Maryanti","given":"Istinganah Eni","non-dropping-particle":"","parse-names":false,"suffix":""}],"container-title":"Indonesian Interdisciplinary Journal of Sharia Economics (IIJSE)","id":"ITEM-1","issue":"3","issued":{"date-parts":[["2024"]]},"page":"5181-5203","title":"GOOD GOVERNANCE OF VILLAGE FUND TO ACHIEVE THE VILLAGE SUSTAINABLE DEVELOPMENT GOALS (SDGs)-SYSTEMATIC REVIEW","type":"article-journal","volume":"7"},"uris":["http://www.mendeley.com/documents/?uuid=2a1bbab9-442b-4334-9396-6196c4788988"]},{"id":"ITEM-2","itemData":{"DOI":"10.37858/publisitas.v9i2.315","ISSN":"2716-3474","abstract":"&lt;p&gt;Penelitian ini merupakan salah satu kajian yang disajikan untuk melihat penerapan pengelolaan keuangan desa yang berdasarkan permendagri nomor 113 Tahun 2014. Penelitian ini dilakukan pada salah satu objek yaitu Desa Pugul Kecamatan Riau Silip. Penelitan ini menggunakan metode penelitian kualitatif deskriptif. Pada jenis ini peneliti akan lebih leluasa menjelaskan secara detail bagaimana proses pengelolaan keuangan desa pada Desa Pugul. Pengumpulan data menggunakan tiga sumber data yaitu wawancara, observasi dan dokumentasi. Analisis pada penelitian ini menggunakan teknik analisa kualitatif dengan tiga tahapan antara lain: reduksi data, penyampaian hasil analisis dan penarikan kesimpulan. Hasil dari pada penelitian ini adalah secara umum tahapan dalam pengelolaan keuangan Desa Pugul sudah sesuai dengan Permendagri Nomor 113 Tahun 2014.  Namun masih ada beberapa yang tahap yang masih belum sesuai yaitu Rancangan Peraturan Desa tentang APBDesa disepakati bersama paling lambat bulan Oktober tahun berjalan. Namun pada Desa Pugul mengalami keterlambatan karena ada peraturan baru sehingga memerlukan waktu untuk penyesuaian APBDes&lt;/p&gt;","author":[{"dropping-particle":"","family":"Fikri","given":"Zakiyudin","non-dropping-particle":"","parse-names":false,"suffix":""},{"dropping-particle":"","family":"Ramadhona","given":"Rizky","non-dropping-particle":"","parse-names":false,"suffix":""},{"dropping-particle":"","family":"Marleni","given":"Marleni","non-dropping-particle":"","parse-names":false,"suffix":""}],"container-title":"Jurnal Publisitas","id":"ITEM-2","issue":"2","issued":{"date-parts":[["2023","4","30"]]},"page":"156-164","title":"Analisis Penerapan Pengelolaan Keuangan Desa Berdasarkan Permendagri Nomor 113 Tahun 2014 Studi Kasus Pada Desa Pugul Kecamatan Riau Silip Kabupaten Bangka","type":"article-journal","volume":"9"},"uris":["http://www.mendeley.com/documents/?uuid=52c09fbc-cfa4-3ef4-8b59-b4a9ce864e2e"]}],"mendeley":{"formattedCitation":"(Fikri et al., 2023; Kurniawati et al., 2024)","plainTextFormattedCitation":"(Fikri et al., 2023; Kurniawati et al., 2024)","previouslyFormattedCitation":"(Fikri et al., 2023; Kurniawati et al., 2024)"},"properties":{"noteIndex":0},"schema":"https://github.com/citation-style-language/schema/raw/master/csl-citation.json"}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 xml:space="preserve">(Fikri </w:t>
      </w:r>
      <w:r w:rsidR="002C73E1" w:rsidRPr="002C73E1">
        <w:rPr>
          <w:rFonts w:ascii="Times New Roman" w:eastAsia="Times New Roman" w:hAnsi="Times New Roman" w:cs="Times New Roman"/>
          <w:i/>
          <w:noProof/>
          <w:sz w:val="24"/>
          <w:szCs w:val="24"/>
        </w:rPr>
        <w:t>et al.,</w:t>
      </w:r>
      <w:r w:rsidR="002C73E1" w:rsidRPr="002C73E1">
        <w:rPr>
          <w:rFonts w:ascii="Times New Roman" w:eastAsia="Times New Roman" w:hAnsi="Times New Roman" w:cs="Times New Roman"/>
          <w:noProof/>
          <w:sz w:val="24"/>
          <w:szCs w:val="24"/>
        </w:rPr>
        <w:t xml:space="preserve"> 2023; Kurniawati </w:t>
      </w:r>
      <w:r w:rsidR="002C73E1" w:rsidRPr="002C73E1">
        <w:rPr>
          <w:rFonts w:ascii="Times New Roman" w:eastAsia="Times New Roman" w:hAnsi="Times New Roman" w:cs="Times New Roman"/>
          <w:i/>
          <w:noProof/>
          <w:sz w:val="24"/>
          <w:szCs w:val="24"/>
        </w:rPr>
        <w:t>et al.,</w:t>
      </w:r>
      <w:r w:rsidR="002C73E1" w:rsidRPr="002C73E1">
        <w:rPr>
          <w:rFonts w:ascii="Times New Roman" w:eastAsia="Times New Roman" w:hAnsi="Times New Roman" w:cs="Times New Roman"/>
          <w:noProof/>
          <w:sz w:val="24"/>
          <w:szCs w:val="24"/>
        </w:rPr>
        <w:t xml:space="preserve"> 2024)</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kerangka</w:t>
      </w:r>
      <w:proofErr w:type="spellEnd"/>
      <w:r w:rsidRPr="00F2610B">
        <w:rPr>
          <w:rFonts w:ascii="Times New Roman" w:eastAsia="Times New Roman" w:hAnsi="Times New Roman" w:cs="Times New Roman"/>
          <w:sz w:val="24"/>
          <w:szCs w:val="24"/>
        </w:rPr>
        <w:t xml:space="preserve"> </w:t>
      </w:r>
      <w:r w:rsidRPr="00F2610B">
        <w:rPr>
          <w:rFonts w:ascii="Times New Roman" w:eastAsia="Times New Roman" w:hAnsi="Times New Roman" w:cs="Times New Roman"/>
          <w:i/>
          <w:sz w:val="24"/>
          <w:szCs w:val="24"/>
        </w:rPr>
        <w:t>good governance</w:t>
      </w:r>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transparansi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merupakan</w:t>
      </w:r>
      <w:proofErr w:type="spellEnd"/>
      <w:r w:rsidRPr="00F2610B">
        <w:rPr>
          <w:rFonts w:ascii="Times New Roman" w:eastAsia="Times New Roman" w:hAnsi="Times New Roman" w:cs="Times New Roman"/>
          <w:sz w:val="24"/>
          <w:szCs w:val="24"/>
        </w:rPr>
        <w:t xml:space="preserve"> dua </w:t>
      </w:r>
      <w:proofErr w:type="spellStart"/>
      <w:r w:rsidRPr="00F2610B">
        <w:rPr>
          <w:rFonts w:ascii="Times New Roman" w:eastAsia="Times New Roman" w:hAnsi="Times New Roman" w:cs="Times New Roman"/>
          <w:sz w:val="24"/>
          <w:szCs w:val="24"/>
        </w:rPr>
        <w:t>prinsip</w:t>
      </w:r>
      <w:proofErr w:type="spellEnd"/>
      <w:r w:rsidRPr="00F2610B">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penting</w:t>
      </w:r>
      <w:proofErr w:type="spellEnd"/>
      <w:r w:rsidRPr="00F2610B">
        <w:rPr>
          <w:rFonts w:ascii="Times New Roman" w:eastAsia="Times New Roman" w:hAnsi="Times New Roman" w:cs="Times New Roman"/>
          <w:sz w:val="24"/>
          <w:szCs w:val="24"/>
        </w:rPr>
        <w:t xml:space="preserve"> yang </w:t>
      </w:r>
      <w:proofErr w:type="spellStart"/>
      <w:r w:rsidRPr="00F2610B">
        <w:rPr>
          <w:rFonts w:ascii="Times New Roman" w:eastAsia="Times New Roman" w:hAnsi="Times New Roman" w:cs="Times New Roman"/>
          <w:sz w:val="24"/>
          <w:szCs w:val="24"/>
        </w:rPr>
        <w:t>menentukan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kualitas</w:t>
      </w:r>
      <w:proofErr w:type="spellEnd"/>
      <w:r w:rsidRPr="00F2610B">
        <w:rPr>
          <w:rFonts w:ascii="Times New Roman" w:eastAsia="Times New Roman" w:hAnsi="Times New Roman" w:cs="Times New Roman"/>
          <w:sz w:val="24"/>
          <w:szCs w:val="24"/>
        </w:rPr>
        <w:t xml:space="preserve"> tata </w:t>
      </w:r>
      <w:proofErr w:type="spellStart"/>
      <w:r w:rsidRPr="00F2610B">
        <w:rPr>
          <w:rFonts w:ascii="Times New Roman" w:eastAsia="Times New Roman" w:hAnsi="Times New Roman" w:cs="Times New Roman"/>
          <w:sz w:val="24"/>
          <w:szCs w:val="24"/>
        </w:rPr>
        <w:t>kelola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pemerintahan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menuntut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adanya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kewajiban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pelaporan</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pertanggungjawaban</w:t>
      </w:r>
      <w:proofErr w:type="spellEnd"/>
      <w:r w:rsidRPr="00F2610B">
        <w:rPr>
          <w:rFonts w:ascii="Times New Roman" w:eastAsia="Times New Roman" w:hAnsi="Times New Roman" w:cs="Times New Roman"/>
          <w:sz w:val="24"/>
          <w:szCs w:val="24"/>
        </w:rPr>
        <w:t xml:space="preserve"> atas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dana </w:t>
      </w:r>
      <w:proofErr w:type="spellStart"/>
      <w:r w:rsidRPr="00F2610B">
        <w:rPr>
          <w:rFonts w:ascii="Times New Roman" w:eastAsia="Times New Roman" w:hAnsi="Times New Roman" w:cs="Times New Roman"/>
          <w:sz w:val="24"/>
          <w:szCs w:val="24"/>
        </w:rPr>
        <w:t>publik</w:t>
      </w:r>
      <w:proofErr w:type="spellEnd"/>
      <w:r w:rsidRPr="00F2610B">
        <w:rPr>
          <w:rFonts w:ascii="Times New Roman" w:eastAsia="Times New Roman" w:hAnsi="Times New Roman" w:cs="Times New Roman"/>
          <w:sz w:val="24"/>
          <w:szCs w:val="24"/>
        </w:rPr>
        <w:t xml:space="preserve">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{"citationItems":[{"id":"ITEM-1","itemData":{"ISBN":"9789792970562","author":[{"dropping-particle":"","family":"Mardiasmo","given":"","non-dropping-particle":"","parse-names":false,"suffix":""}],"id":"ITEM-1","issued":{"date-parts":[["2021"]]},"publisher":"Andi Offset","title":"Otonomi &amp; Manajemen Keuangan Daerah: Edisi Terbaru","type":"book"},"uris":["http://www.mendeley.com/documents/?uuid=a39fc749-2f4a-4203-a3a9-79d01765c060"]},{"id":"ITEM-2","itemData":{"ISBN":"9789793333984","author":[{"dropping-particle":"","family":"Mahmudi","given":"","non-dropping-particle":"","parse-names":false,"suffix":""}],"edition":"Revisi","id":"ITEM-2","issued":{"date-parts":[["2021"]]},"number-of-pages":"354","publisher":"UII Press","publisher-place":"Yogtakarta","title":"Akuntansi Sektor Publik","type":"book"},"uris":["http://www.mendeley.com/documents/?uuid=4ca391bf-bc57-4879-8497-40c716f24687"]}],"mendeley":{"formattedCitation":"(Mahmudi, 2021; Mardiasmo, 2021)","plainTextFormattedCitation":"(Mahmudi, 2021; Mardiasmo, 2021)","previouslyFormattedCitation":"(Mahmudi, 2021; Mardiasmo, 2021)"},"properties":{"noteIndex":0},"schema":"https://github.com/citation-style-language/schema/raw/master/csl-citation.json"}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(Mahmudi, 2021; Mardiasmo, 2021)</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sedangkan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transparansi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menekankan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keterbukaan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informasi</w:t>
      </w:r>
      <w:proofErr w:type="spellEnd"/>
      <w:r w:rsidRPr="00F2610B">
        <w:rPr>
          <w:rFonts w:ascii="Times New Roman" w:eastAsia="Times New Roman" w:hAnsi="Times New Roman" w:cs="Times New Roman"/>
          <w:sz w:val="24"/>
          <w:szCs w:val="24"/>
        </w:rPr>
        <w:t xml:space="preserve"> yang </w:t>
      </w:r>
      <w:proofErr w:type="spellStart"/>
      <w:r w:rsidRPr="00F2610B">
        <w:rPr>
          <w:rFonts w:ascii="Times New Roman" w:eastAsia="Times New Roman" w:hAnsi="Times New Roman" w:cs="Times New Roman"/>
          <w:sz w:val="24"/>
          <w:szCs w:val="24"/>
        </w:rPr>
        <w:t>mudah</w:t>
      </w:r>
      <w:proofErr w:type="spellEnd"/>
      <w:r w:rsidRPr="00F2610B">
        <w:rPr>
          <w:rFonts w:ascii="Times New Roman" w:eastAsia="Times New Roman" w:hAnsi="Times New Roman" w:cs="Times New Roman"/>
          <w:sz w:val="24"/>
          <w:szCs w:val="24"/>
        </w:rPr>
        <w:t xml:space="preserve"> diakses dan </w:t>
      </w:r>
      <w:proofErr w:type="spellStart"/>
      <w:r w:rsidRPr="00F2610B">
        <w:rPr>
          <w:rFonts w:ascii="Times New Roman" w:eastAsia="Times New Roman" w:hAnsi="Times New Roman" w:cs="Times New Roman"/>
          <w:sz w:val="24"/>
          <w:szCs w:val="24"/>
        </w:rPr>
        <w:t>dipahami</w:t>
      </w:r>
      <w:proofErr w:type="spellEnd"/>
      <w:r w:rsidRPr="00F2610B">
        <w:rPr>
          <w:rFonts w:ascii="Times New Roman" w:eastAsia="Times New Roman" w:hAnsi="Times New Roman" w:cs="Times New Roman"/>
          <w:sz w:val="24"/>
          <w:szCs w:val="24"/>
        </w:rPr>
        <w:t xml:space="preserve"> oleh </w:t>
      </w:r>
      <w:proofErr w:type="spellStart"/>
      <w:r w:rsidRPr="00F2610B">
        <w:rPr>
          <w:rFonts w:ascii="Times New Roman" w:eastAsia="Times New Roman" w:hAnsi="Times New Roman" w:cs="Times New Roman"/>
          <w:sz w:val="24"/>
          <w:szCs w:val="24"/>
        </w:rPr>
        <w:t>masyarakat</w:t>
      </w:r>
      <w:proofErr w:type="spellEnd"/>
      <w:r w:rsidRPr="00F2610B">
        <w:rPr>
          <w:rFonts w:ascii="Times New Roman" w:eastAsia="Times New Roman" w:hAnsi="Times New Roman" w:cs="Times New Roman"/>
          <w:sz w:val="24"/>
          <w:szCs w:val="24"/>
        </w:rPr>
        <w:t xml:space="preserve">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{"citationItems":[{"id":"ITEM-1","itemData":{"ISBN":"9786023865529","author":[{"dropping-particle":"","family":"Dwiyanto","given":"A","non-dropping-particle":"","parse-names":false,"suffix":""}],"id":"ITEM-1","issued":{"date-parts":[["2021"]]},"publisher":"UGM PRESS","title":"Reformasi Birokrasi Publik di Indonesia","type":"book"},"uris":["http://www.mendeley.com/documents/?uuid=e366325a-e5b3-4b97-b64c-8e2acf493819"]}],"mendeley":{"formattedCitation":"(Dwiyanto, 2021)","plainTextFormattedCitation":"(Dwiyanto, 2021)","previouslyFormattedCitation":"(Dwiyanto, 2021)"},"properties":{"noteIndex":0},"schema":"https://github.com/citation-style-language/schema/raw/master/csl-citation.json"}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(Dwiyanto, 2021)</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Kedua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prinsip</w:t>
      </w:r>
      <w:proofErr w:type="spellEnd"/>
      <w:r w:rsidRPr="00F2610B">
        <w:rPr>
          <w:rFonts w:ascii="Times New Roman" w:eastAsia="Times New Roman" w:hAnsi="Times New Roman" w:cs="Times New Roman"/>
          <w:sz w:val="24"/>
          <w:szCs w:val="24"/>
        </w:rPr>
        <w:t xml:space="preserve"> tersebut </w:t>
      </w:r>
      <w:proofErr w:type="spellStart"/>
      <w:r w:rsidRPr="00F2610B">
        <w:rPr>
          <w:rFonts w:ascii="Times New Roman" w:eastAsia="Times New Roman" w:hAnsi="Times New Roman" w:cs="Times New Roman"/>
          <w:sz w:val="24"/>
          <w:szCs w:val="24"/>
        </w:rPr>
        <w:t>menjadi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prasyarat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utama</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membangun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kepercayaan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publik</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serta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mencegah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potensi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penyimpangan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w:t>
      </w:r>
    </w:p>
    <w:p w14:paraId="251491CB" w14:textId="77777777" w:rsidR="00F2610B" w:rsidRPr="00F2610B" w:rsidRDefault="00F2610B" w:rsidP="00F2610B">
      <w:pPr>
        <w:spacing w:after="0" w:line="240" w:lineRule="auto"/>
        <w:ind w:firstLine="340"/>
        <w:jc w:val="both"/>
        <w:rPr>
          <w:rFonts w:ascii="Times New Roman" w:eastAsia="Times New Roman" w:hAnsi="Times New Roman" w:cs="Times New Roman"/>
          <w:sz w:val="24"/>
          <w:szCs w:val="24"/>
        </w:rPr>
      </w:pPr>
      <w:proofErr w:type="spellStart"/>
      <w:r w:rsidRPr="00F2610B">
        <w:rPr>
          <w:rFonts w:ascii="Times New Roman" w:eastAsia="Times New Roman" w:hAnsi="Times New Roman" w:cs="Times New Roman"/>
          <w:sz w:val="24"/>
          <w:szCs w:val="24"/>
        </w:rPr>
        <w:t>Meskipun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regulasi</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sistem</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pendukung</w:t>
      </w:r>
      <w:proofErr w:type="spellEnd"/>
      <w:r w:rsidRPr="00F2610B">
        <w:rPr>
          <w:rFonts w:ascii="Times New Roman" w:eastAsia="Times New Roman" w:hAnsi="Times New Roman" w:cs="Times New Roman"/>
          <w:sz w:val="24"/>
          <w:szCs w:val="24"/>
        </w:rPr>
        <w:t xml:space="preserve"> seperti </w:t>
      </w:r>
      <w:proofErr w:type="spellStart"/>
      <w:r w:rsidRPr="00F2610B">
        <w:rPr>
          <w:rFonts w:ascii="Times New Roman" w:eastAsia="Times New Roman" w:hAnsi="Times New Roman" w:cs="Times New Roman"/>
          <w:sz w:val="24"/>
          <w:szCs w:val="24"/>
        </w:rPr>
        <w:t>Sistem</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Desa (</w:t>
      </w:r>
      <w:proofErr w:type="spellStart"/>
      <w:r w:rsidRPr="00F2610B">
        <w:rPr>
          <w:rFonts w:ascii="Times New Roman" w:eastAsia="Times New Roman" w:hAnsi="Times New Roman" w:cs="Times New Roman"/>
          <w:sz w:val="24"/>
          <w:szCs w:val="24"/>
        </w:rPr>
        <w:t>Siskeudes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telah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diterapkan</w:t>
      </w:r>
      <w:proofErr w:type="spellEnd"/>
      <w:r w:rsidRPr="00F2610B">
        <w:rPr>
          <w:rFonts w:ascii="Times New Roman" w:eastAsia="Times New Roman" w:hAnsi="Times New Roman" w:cs="Times New Roman"/>
          <w:sz w:val="24"/>
          <w:szCs w:val="24"/>
        </w:rPr>
        <w:t xml:space="preserve"> untuk </w:t>
      </w:r>
      <w:proofErr w:type="spellStart"/>
      <w:r w:rsidRPr="00F2610B">
        <w:rPr>
          <w:rFonts w:ascii="Times New Roman" w:eastAsia="Times New Roman" w:hAnsi="Times New Roman" w:cs="Times New Roman"/>
          <w:sz w:val="24"/>
          <w:szCs w:val="24"/>
        </w:rPr>
        <w:t>meningkatkan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kualitas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pelaporan</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 xml:space="preserve">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Ningrum","given":"","non-dropping-particle":"","parse-names":false,"suffix":""},{"dropping-particle":"","family":"Amin","given":"Moh.","non-dropping-particle":"","parse-names":false,"suffix":""},{"dropping-particle":"","family":"Sari","given":"Arista Fauzi Kartika","non-dropping-particle":"","parse-names":false,"suffix":""}],"id":"ITEM-1","issue":"01","issued":{"date-parts":[["2023"]]},"page":"1-23","title":"Efektivitas Penggunaan Aplikasi Sistem Keuangan Desa (SISKEUDES) Sebagai Bentuk Transparansi dan Akuntabilitas Keuangan Desa Ngoro Kecamatan Ngoro Kabupaten Jombang","type":"article-journal","volume":"12"},"uris":["http://www.mendeley.com/documents/?uuid=484b7afe-b750-48c8-8381-0b91fbacb688"]}],"mendeley":{"formattedCitation":"(Ningrum et al., 2023)","plainTextFormattedCitation":"(Ningrum et al., 2023)","previouslyFormattedCitation":"(Ningrum et al., 2023)"},"properties":{"noteIndex":0},"schema":"https://github.com/citation-style-language/schema/raw/master/csl-citation.json"}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 xml:space="preserve">(Ningrum </w:t>
      </w:r>
      <w:r w:rsidR="002C73E1" w:rsidRPr="002C73E1">
        <w:rPr>
          <w:rFonts w:ascii="Times New Roman" w:eastAsia="Times New Roman" w:hAnsi="Times New Roman" w:cs="Times New Roman"/>
          <w:i/>
          <w:noProof/>
          <w:sz w:val="24"/>
          <w:szCs w:val="24"/>
        </w:rPr>
        <w:t>et al.,</w:t>
      </w:r>
      <w:r w:rsidR="002C73E1" w:rsidRPr="002C73E1">
        <w:rPr>
          <w:rFonts w:ascii="Times New Roman" w:eastAsia="Times New Roman" w:hAnsi="Times New Roman" w:cs="Times New Roman"/>
          <w:noProof/>
          <w:sz w:val="24"/>
          <w:szCs w:val="24"/>
        </w:rPr>
        <w:t xml:space="preserve"> 2023)</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fenomena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empiris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menunjukkan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bahwa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di </w:t>
      </w:r>
      <w:proofErr w:type="spellStart"/>
      <w:r w:rsidRPr="00F2610B">
        <w:rPr>
          <w:rFonts w:ascii="Times New Roman" w:eastAsia="Times New Roman" w:hAnsi="Times New Roman" w:cs="Times New Roman"/>
          <w:sz w:val="24"/>
          <w:szCs w:val="24"/>
        </w:rPr>
        <w:t>berbagai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daerah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masih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menghadapi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tantangan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terutama</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aspek</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transparansi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informasi</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kapasitas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aparatur</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URL":"https://djpb.kemenkeu.go.id/kppn/watampone/id/profil/309-artikel/3799-transparansi-dan-akuntabilitas-pengelolaan-dana-transfer-ke-daerah.html","accessed":{"date-parts":[["2025","11","4"]]},"author":[{"dropping-particle":"","family":"Kementerian Keuangan RI","given":"","non-dropping-particle":"","parse-names":false,"suffix":""}],"id":"ITEM-1","issued":{"date-parts":[["2024","12","30"]]},"title":"Transparansi dan Akuntabilitas Pengelolaan Dana Transfer ke Daerah","type":"webpage"},"uris":["http://www.mendeley.com/documents/?uuid=bb1be22b-6da8-3293-a87e-df84c5ea296f"]}],"mendeley":{"formattedCitation":"(Kementerian Keuangan RI, 2024)","plainTextFormattedCitation":"(Kementerian Keuangan RI, 2024)","previouslyFormattedCitation":"(Kementerian Keuangan RI, 2024)"},"properties":{"noteIndex":0},"schema":"https://github.com/citation-style-language/schema/raw/master/csl-citation.json"}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(Kementerian Keuangan RI, 2024)</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Di </w:t>
      </w:r>
      <w:proofErr w:type="spellStart"/>
      <w:r w:rsidRPr="00F2610B">
        <w:rPr>
          <w:rFonts w:ascii="Times New Roman" w:eastAsia="Times New Roman" w:hAnsi="Times New Roman" w:cs="Times New Roman"/>
          <w:sz w:val="24"/>
          <w:szCs w:val="24"/>
        </w:rPr>
        <w:t>Kabupaten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Sukoharjo</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pemerintah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daerah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bahkan</w:t>
      </w:r>
      <w:proofErr w:type="spellEnd"/>
      <w:r w:rsidRPr="00F2610B">
        <w:rPr>
          <w:rFonts w:ascii="Times New Roman" w:eastAsia="Times New Roman" w:hAnsi="Times New Roman" w:cs="Times New Roman"/>
          <w:sz w:val="24"/>
          <w:szCs w:val="24"/>
        </w:rPr>
        <w:t xml:space="preserve"> melakukan </w:t>
      </w:r>
      <w:proofErr w:type="spellStart"/>
      <w:r w:rsidRPr="00F2610B">
        <w:rPr>
          <w:rFonts w:ascii="Times New Roman" w:eastAsia="Times New Roman" w:hAnsi="Times New Roman" w:cs="Times New Roman"/>
          <w:sz w:val="24"/>
          <w:szCs w:val="24"/>
        </w:rPr>
        <w:t>pelatihan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khusus</w:t>
      </w:r>
      <w:proofErr w:type="spellEnd"/>
      <w:r w:rsidRPr="00F2610B">
        <w:rPr>
          <w:rFonts w:ascii="Times New Roman" w:eastAsia="Times New Roman" w:hAnsi="Times New Roman" w:cs="Times New Roman"/>
          <w:sz w:val="24"/>
          <w:szCs w:val="24"/>
        </w:rPr>
        <w:t xml:space="preserve"> guna </w:t>
      </w:r>
      <w:proofErr w:type="spellStart"/>
      <w:r w:rsidRPr="00F2610B">
        <w:rPr>
          <w:rFonts w:ascii="Times New Roman" w:eastAsia="Times New Roman" w:hAnsi="Times New Roman" w:cs="Times New Roman"/>
          <w:sz w:val="24"/>
          <w:szCs w:val="24"/>
        </w:rPr>
        <w:t>meningkatkan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kompetensi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perangkat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URL":"https://portal.sukoharjokab.go.id/2025/08/21/dinas-pmd-sukoharjo-gelar-pelatihan-pengelolaan-keuangan-desa-tekankan-transparansi/?utm_source=chatgpt.com","accessed":{"date-parts":[["2025","11","4"]]},"author":[{"dropping-particle":"","family":"Dinas PMD Sukoharjo","given":"","non-dropping-particle":"","parse-names":false,"suffix":""}],"id":"ITEM-1","issued":{"date-parts":[["2025","8","21"]]},"title":"Dinas PMD Sukoharjo Gelar Pelatihan Pengelolaan Keuangan Desa, Tekankan Transparansi – Portal Kabupaten Sukoharjo","type":"webpage"},"uris":["http://www.mendeley.com/documents/?uuid=1655efe0-b2bb-3716-be58-422606bd2c80"]}],"mendeley":{"formattedCitation":"(Dinas PMD Sukoharjo, 2025)","plainTextFormattedCitation":"(Dinas PMD Sukoharjo, 2025)","previouslyFormattedCitation":"(Dinas PMD Sukoharjo, 2025)"},"properties":{"noteIndex":0},"schema":"https://github.com/citation-style-language/schema/raw/master/csl-citation.json"}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(Dinas PMD Sukoharjo, 2025)</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Kondisi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semakin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kompleks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ketika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terjadi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penurunan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signifikan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alokasi</w:t>
      </w:r>
      <w:proofErr w:type="spellEnd"/>
      <w:r w:rsidRPr="00F2610B">
        <w:rPr>
          <w:rFonts w:ascii="Times New Roman" w:eastAsia="Times New Roman" w:hAnsi="Times New Roman" w:cs="Times New Roman"/>
          <w:sz w:val="24"/>
          <w:szCs w:val="24"/>
        </w:rPr>
        <w:t xml:space="preserve"> Dana Desa pada tahun 2026 yang </w:t>
      </w:r>
      <w:proofErr w:type="spellStart"/>
      <w:r w:rsidRPr="00F2610B">
        <w:rPr>
          <w:rFonts w:ascii="Times New Roman" w:eastAsia="Times New Roman" w:hAnsi="Times New Roman" w:cs="Times New Roman"/>
          <w:sz w:val="24"/>
          <w:szCs w:val="24"/>
        </w:rPr>
        <w:t>berdampak</w:t>
      </w:r>
      <w:proofErr w:type="spellEnd"/>
      <w:r w:rsidRPr="00F2610B">
        <w:rPr>
          <w:rFonts w:ascii="Times New Roman" w:eastAsia="Times New Roman" w:hAnsi="Times New Roman" w:cs="Times New Roman"/>
          <w:sz w:val="24"/>
          <w:szCs w:val="24"/>
        </w:rPr>
        <w:t xml:space="preserve"> pada </w:t>
      </w:r>
      <w:proofErr w:type="spellStart"/>
      <w:r w:rsidRPr="00F2610B">
        <w:rPr>
          <w:rFonts w:ascii="Times New Roman" w:eastAsia="Times New Roman" w:hAnsi="Times New Roman" w:cs="Times New Roman"/>
          <w:sz w:val="24"/>
          <w:szCs w:val="24"/>
        </w:rPr>
        <w:t>pembatalan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sejumlah</w:t>
      </w:r>
      <w:proofErr w:type="spellEnd"/>
      <w:r w:rsidRPr="00F2610B">
        <w:rPr>
          <w:rFonts w:ascii="Times New Roman" w:eastAsia="Times New Roman" w:hAnsi="Times New Roman" w:cs="Times New Roman"/>
          <w:sz w:val="24"/>
          <w:szCs w:val="24"/>
        </w:rPr>
        <w:t xml:space="preserve"> program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Espos</w:t>
      </w:r>
      <w:proofErr w:type="spellEnd"/>
      <w:r w:rsidRPr="00F2610B">
        <w:rPr>
          <w:rFonts w:ascii="Times New Roman" w:eastAsia="Times New Roman" w:hAnsi="Times New Roman" w:cs="Times New Roman"/>
          <w:sz w:val="24"/>
          <w:szCs w:val="24"/>
        </w:rPr>
        <w:t xml:space="preserve"> </w:t>
      </w:r>
      <w:r w:rsidRPr="00F2610B">
        <w:rPr>
          <w:rFonts w:ascii="Times New Roman" w:eastAsia="Times New Roman" w:hAnsi="Times New Roman" w:cs="Times New Roman"/>
          <w:sz w:val="24"/>
          <w:szCs w:val="24"/>
        </w:rPr>
        <w:lastRenderedPageBreak/>
        <w:t xml:space="preserve">Indonesia, 2026). </w:t>
      </w:r>
      <w:proofErr w:type="spellStart"/>
      <w:r w:rsidRPr="00F2610B">
        <w:rPr>
          <w:rFonts w:ascii="Times New Roman" w:eastAsia="Times New Roman" w:hAnsi="Times New Roman" w:cs="Times New Roman"/>
          <w:sz w:val="24"/>
          <w:szCs w:val="24"/>
        </w:rPr>
        <w:t>Situasi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ini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menuntut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pemerintah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untuk lebih </w:t>
      </w:r>
      <w:proofErr w:type="spellStart"/>
      <w:r w:rsidRPr="00F2610B">
        <w:rPr>
          <w:rFonts w:ascii="Times New Roman" w:eastAsia="Times New Roman" w:hAnsi="Times New Roman" w:cs="Times New Roman"/>
          <w:sz w:val="24"/>
          <w:szCs w:val="24"/>
        </w:rPr>
        <w:t>adaptif</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transparan</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akuntabel</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mengelola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sumber</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daya</w:t>
      </w:r>
      <w:proofErr w:type="spellEnd"/>
      <w:r w:rsidRPr="00F2610B">
        <w:rPr>
          <w:rFonts w:ascii="Times New Roman" w:eastAsia="Times New Roman" w:hAnsi="Times New Roman" w:cs="Times New Roman"/>
          <w:sz w:val="24"/>
          <w:szCs w:val="24"/>
        </w:rPr>
        <w:t xml:space="preserve"> yang </w:t>
      </w:r>
      <w:proofErr w:type="spellStart"/>
      <w:r w:rsidRPr="00F2610B">
        <w:rPr>
          <w:rFonts w:ascii="Times New Roman" w:eastAsia="Times New Roman" w:hAnsi="Times New Roman" w:cs="Times New Roman"/>
          <w:sz w:val="24"/>
          <w:szCs w:val="24"/>
        </w:rPr>
        <w:t>terbatas</w:t>
      </w:r>
      <w:proofErr w:type="spellEnd"/>
      <w:r w:rsidRPr="00F2610B">
        <w:rPr>
          <w:rFonts w:ascii="Times New Roman" w:eastAsia="Times New Roman" w:hAnsi="Times New Roman" w:cs="Times New Roman"/>
          <w:sz w:val="24"/>
          <w:szCs w:val="24"/>
        </w:rPr>
        <w:t>.</w:t>
      </w:r>
    </w:p>
    <w:p w14:paraId="2129E181" w14:textId="77777777" w:rsidR="00F2610B" w:rsidRPr="00F2610B" w:rsidRDefault="00F2610B" w:rsidP="00F2610B">
      <w:pPr>
        <w:spacing w:after="0" w:line="240" w:lineRule="auto"/>
        <w:ind w:firstLine="3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Beberapa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penelitian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terdahulu</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telah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mengkaji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faktor-faktor</w:t>
      </w:r>
      <w:proofErr w:type="spellEnd"/>
      <w:r w:rsidRPr="00F2610B">
        <w:rPr>
          <w:rFonts w:ascii="Times New Roman" w:eastAsia="Times New Roman" w:hAnsi="Times New Roman" w:cs="Times New Roman"/>
          <w:sz w:val="24"/>
          <w:szCs w:val="24"/>
        </w:rPr>
        <w:t xml:space="preserve"> yang </w:t>
      </w:r>
      <w:proofErr w:type="spellStart"/>
      <w:r w:rsidRPr="00F2610B">
        <w:rPr>
          <w:rFonts w:ascii="Times New Roman" w:eastAsia="Times New Roman" w:hAnsi="Times New Roman" w:cs="Times New Roman"/>
          <w:sz w:val="24"/>
          <w:szCs w:val="24"/>
        </w:rPr>
        <w:t>memengaruhi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r w:rsidR="002C73E1">
        <w:rPr>
          <w:rFonts w:ascii="Times New Roman" w:eastAsia="Times New Roman" w:hAnsi="Times New Roman" w:cs="Times New Roman"/>
          <w:sz w:val="24"/>
          <w:szCs w:val="24"/>
        </w:rPr>
        <w:fldChar w:fldCharType="begin" w:fldLock="1"/>
      </w:r>
      <w:r w:rsidR="002C73E1">
        <w:rPr>
          <w:rFonts w:ascii="Times New Roman" w:eastAsia="Times New Roman" w:hAnsi="Times New Roman" w:cs="Times New Roman"/>
          <w:sz w:val="24"/>
          <w:szCs w:val="24"/>
        </w:rPr>
        <w:instrText>ADDIN CSL_CITATION {"citationItems":[{"id":"ITEM-1","itemData":{"DOI":"10.32400/iaj.29261","ISSN":"2686-6609","abstract":"Accountability of village funds management is the responsibility of the village officers. Village officers should have good competency. Its can help village officer to manage village funds. Another thing in managing village funds besides of good internal controlling system is the use of information technology and public participation. This study aims to know the effect of competency of village officers, internal controlling system, use of information technology, and public participation on the accountability of village fund management. This study uses a quantitative approach for hypothesis testing. The instrument of this study is in the form of questionnaires and filled by respondents. The population in this study is all village officers in Sub-District of Grogol at Regency of Sukoharjo. The sampling technique of this study is purposive sampling with 40 respondents as the sample and analyzed by multiple linear regression. This study finds that the competency of village officers and public participation are significant on accountability of village funds management. Also, this study finds that internal controlling system and use of information technology are insignificant on accountability of village funds management.","author":[{"dropping-particle":"","family":"Pahlawan","given":"Enggar Wahyuning","non-dropping-particle":"","parse-names":false,"suffix":""},{"dropping-particle":"","family":"Wijayanti","given":"Anita","non-dropping-particle":"","parse-names":false,"suffix":""},{"dropping-particle":"","family":"Suhendro","given":"Suhendro","non-dropping-particle":"","parse-names":false,"suffix":""}],"container-title":"Indonesia Accounting Journal","id":"ITEM-1","issue":"2","issued":{"date-parts":[["2020","7","27"]]},"page":"162","title":"Pengaruh kompetensi aparatur desa, sistem pengendalian internal, pemanfaatan teknologi informasi dan partisipasi masyarakat terhadap akuntabilitas pengelolaan dana desa","type":"article-journal","volume":"2"},"uris":["http://www.mendeley.com/documents/?uuid=5aa0b283-e07d-48ac-adab-f8673c85a5c9"]},{"id":"ITEM-2","itemData":{"DOI":"10.31364/SCIRJ/v7.i1.2019.P0119599","ISSN":"2201-2796","author":[{"dropping-particle":"","family":"Budiana","given":"Dian Astri","non-dropping-particle":"","parse-names":false,"suffix":""},{"dropping-particle":"","family":"Said","given":"Darwis","non-dropping-particle":"","parse-names":false,"suffix":""},{"dropping-particle":"","family":"-","given":"Nursini","non-dropping-particle":"","parse-names":false,"suffix":""}],"container-title":"Scientific Research Journal","id":"ITEM-2","issue":"I","issued":{"date-parts":[["2020","1","25"]]},"title":"THE EFFECT OF VILLAGE DEVICE COMPETENCIES AND INTERNAL CONTROL SYSTEM ON ACCOUNTABILITY OF VILLAGE MANAGEMENT","type":"article-journal","volume":"VII"},"uris":["http://www.mendeley.com/documents/?uuid=a144f615-7c51-4b5d-84d6-aedfa3529f98"]},{"id":"ITEM-3","itemData":{"DOI":"10.23887/jia.v4i1.17242","ISSN":"2528-1399","abstract":"Research aims to understand The Influence Of Public Participation, The Use Of The Villages Financial System, A Companion Competence Of The Villages And Local Government Commitment To Successful Of Village Funds Management. The research is quantitative research using types of data on obtained from the questionnaire and primary is measured using likert scales. The population in this study using the whole chief of village officer, treasurer, the villages officials, as well as the operator siskeudes in Buleleng Regency. The sample collection Technique use probability sampling that is simple random sampling. The criteria of the sample in this study is the whole chief of village officer, treasurer, the villages officials, as well as the operator siskeudes in Buleleng Regency as many as 224 people. Data analysis techniques in this study using multiple linear regression analysis with SPSS version 23. The results of the research indicated that the variable public participation (x1) influence positively and significant to successful of village funds management, the use of the village financial system (x2) influence positively and significant to successful of village funds management, variable a companion competence of the villages (x3) influence positively and significant to successful of village funds management, and the variable of local government commitment (x4) influence positively and significant to successful of village funds management.","author":[{"dropping-particle":"","family":"Julianto","given":"I Putu","non-dropping-particle":"","parse-names":false,"suffix":""},{"dropping-particle":"","family":"Dewi","given":"Gusti Ayu Ketut Rencana Sari","non-dropping-particle":"","parse-names":false,"suffix":""}],"container-title":"Jurnal Ilmiah Akuntansi","id":"ITEM-3","issue":"1","issued":{"date-parts":[["2024","6","5"]]},"title":"PENGARUH PARTISIPASI MASYARAKAT, PENGGUNAAN SISTEM KEUANGAN DESA, KOMPETENSI PENDAMPING DESA SERTA KOMITMEN PEMERINTAH DAERAH TERHADAP KEBERHASILAN PENGELOLAAN DANA DESA","type":"article-journal","volume":"4"},"uris":["http://www.mendeley.com/documents/?uuid=7b84afa6-dd64-4c8d-a439-6abe85fb152b"]}],"mendeley":{"formattedCitation":"(Budiana et al., 2020; Julianto &amp; Dewi, 2024; Pahlawan et al., 2020)","manualFormatting":"Budiana et al. (2020), Julianto &amp; Dewi (2024), Pahlawan et al. (2020)","plainTextFormattedCitation":"(Budiana et al., 2020; Julianto &amp; Dewi, 2024; Pahlawan et al., 2020)","previouslyFormattedCitation":"(Budiana et al., 2020; Julianto &amp; Dewi, 2024; Pahlawan et al., 2020)"},"properties":{"noteIndex":0},"schema":"https://github.com/citation-style-language/schema/raw/master/csl-citation.json"}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Budiana</w:t>
      </w:r>
      <w:proofErr w:type="spellEnd"/>
      <w:r w:rsidR="002C73E1" w:rsidRPr="002C73E1">
        <w:rPr>
          <w:rFonts w:ascii="Times New Roman" w:eastAsia="Times New Roman" w:hAnsi="Times New Roman" w:cs="Times New Roman"/>
          <w:noProof/>
          <w:sz w:val="24"/>
          <w:szCs w:val="24"/>
        </w:rPr>
        <w:t xml:space="preserve"> </w:t>
      </w:r>
      <w:r w:rsidR="002C73E1" w:rsidRPr="002C73E1">
        <w:rPr>
          <w:rFonts w:ascii="Times New Roman" w:eastAsia="Times New Roman" w:hAnsi="Times New Roman" w:cs="Times New Roman"/>
          <w:i/>
          <w:noProof/>
          <w:sz w:val="24"/>
          <w:szCs w:val="24"/>
        </w:rPr>
        <w:t>et al.</w:t>
      </w:r>
      <w:r w:rsidR="002C73E1" w:rsidRPr="002C73E1">
        <w:rPr>
          <w:rFonts w:ascii="Times New Roman" w:eastAsia="Times New Roman" w:hAnsi="Times New Roman" w:cs="Times New Roman"/>
          <w:noProof/>
          <w:sz w:val="24"/>
          <w:szCs w:val="24"/>
        </w:rPr>
        <w:t xml:space="preserve"> </w:t>
      </w:r>
      <w:r w:rsidR="002C73E1">
        <w:rPr>
          <w:rFonts w:ascii="Times New Roman" w:eastAsia="Times New Roman" w:hAnsi="Times New Roman" w:cs="Times New Roman"/>
          <w:noProof/>
          <w:sz w:val="24"/>
          <w:szCs w:val="24"/>
        </w:rPr>
        <w:t>(</w:t>
      </w:r>
      <w:r w:rsidR="002C73E1" w:rsidRPr="002C73E1">
        <w:rPr>
          <w:rFonts w:ascii="Times New Roman" w:eastAsia="Times New Roman" w:hAnsi="Times New Roman" w:cs="Times New Roman"/>
          <w:noProof/>
          <w:sz w:val="24"/>
          <w:szCs w:val="24"/>
        </w:rPr>
        <w:t>2020</w:t>
      </w:r>
      <w:r w:rsidR="002C73E1">
        <w:rPr>
          <w:rFonts w:ascii="Times New Roman" w:eastAsia="Times New Roman" w:hAnsi="Times New Roman" w:cs="Times New Roman"/>
          <w:noProof/>
          <w:sz w:val="24"/>
          <w:szCs w:val="24"/>
        </w:rPr>
        <w:t>),</w:t>
      </w:r>
      <w:r w:rsidR="002C73E1" w:rsidRPr="002C73E1">
        <w:rPr>
          <w:rFonts w:ascii="Times New Roman" w:eastAsia="Times New Roman" w:hAnsi="Times New Roman" w:cs="Times New Roman"/>
          <w:noProof/>
          <w:sz w:val="24"/>
          <w:szCs w:val="24"/>
        </w:rPr>
        <w:t xml:space="preserve"> Julianto &amp; Dewi </w:t>
      </w:r>
      <w:r w:rsidR="002C73E1">
        <w:rPr>
          <w:rFonts w:ascii="Times New Roman" w:eastAsia="Times New Roman" w:hAnsi="Times New Roman" w:cs="Times New Roman"/>
          <w:noProof/>
          <w:sz w:val="24"/>
          <w:szCs w:val="24"/>
        </w:rPr>
        <w:t>(</w:t>
      </w:r>
      <w:r w:rsidR="002C73E1" w:rsidRPr="002C73E1">
        <w:rPr>
          <w:rFonts w:ascii="Times New Roman" w:eastAsia="Times New Roman" w:hAnsi="Times New Roman" w:cs="Times New Roman"/>
          <w:noProof/>
          <w:sz w:val="24"/>
          <w:szCs w:val="24"/>
        </w:rPr>
        <w:t>2024</w:t>
      </w:r>
      <w:r w:rsidR="002C73E1">
        <w:rPr>
          <w:rFonts w:ascii="Times New Roman" w:eastAsia="Times New Roman" w:hAnsi="Times New Roman" w:cs="Times New Roman"/>
          <w:noProof/>
          <w:sz w:val="24"/>
          <w:szCs w:val="24"/>
        </w:rPr>
        <w:t>),</w:t>
      </w:r>
      <w:r w:rsidR="002C73E1" w:rsidRPr="002C73E1">
        <w:rPr>
          <w:rFonts w:ascii="Times New Roman" w:eastAsia="Times New Roman" w:hAnsi="Times New Roman" w:cs="Times New Roman"/>
          <w:noProof/>
          <w:sz w:val="24"/>
          <w:szCs w:val="24"/>
        </w:rPr>
        <w:t xml:space="preserve"> Pahlawan </w:t>
      </w:r>
      <w:r w:rsidR="002C73E1" w:rsidRPr="002C73E1">
        <w:rPr>
          <w:rFonts w:ascii="Times New Roman" w:eastAsia="Times New Roman" w:hAnsi="Times New Roman" w:cs="Times New Roman"/>
          <w:i/>
          <w:noProof/>
          <w:sz w:val="24"/>
          <w:szCs w:val="24"/>
        </w:rPr>
        <w:t>et al.</w:t>
      </w:r>
      <w:r w:rsidR="002C73E1" w:rsidRPr="002C73E1">
        <w:rPr>
          <w:rFonts w:ascii="Times New Roman" w:eastAsia="Times New Roman" w:hAnsi="Times New Roman" w:cs="Times New Roman"/>
          <w:noProof/>
          <w:sz w:val="24"/>
          <w:szCs w:val="24"/>
        </w:rPr>
        <w:t xml:space="preserve"> </w:t>
      </w:r>
      <w:r w:rsidR="002C73E1">
        <w:rPr>
          <w:rFonts w:ascii="Times New Roman" w:eastAsia="Times New Roman" w:hAnsi="Times New Roman" w:cs="Times New Roman"/>
          <w:noProof/>
          <w:sz w:val="24"/>
          <w:szCs w:val="24"/>
        </w:rPr>
        <w:t>(</w:t>
      </w:r>
      <w:r w:rsidR="002C73E1" w:rsidRPr="002C73E1">
        <w:rPr>
          <w:rFonts w:ascii="Times New Roman" w:eastAsia="Times New Roman" w:hAnsi="Times New Roman" w:cs="Times New Roman"/>
          <w:noProof/>
          <w:sz w:val="24"/>
          <w:szCs w:val="24"/>
        </w:rPr>
        <w:t>2020)</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menemukan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bahwa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kompetensi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perangkat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partisipasi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masyarakat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berpengaruh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terhadap</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002C73E1">
        <w:rPr>
          <w:rFonts w:ascii="Times New Roman" w:eastAsia="Times New Roman" w:hAnsi="Times New Roman" w:cs="Times New Roman"/>
          <w:sz w:val="24"/>
          <w:szCs w:val="24"/>
        </w:rPr>
        <w:t xml:space="preserve">. </w:t>
      </w:r>
      <w:r w:rsidR="002C73E1">
        <w:rPr>
          <w:rFonts w:ascii="Times New Roman" w:eastAsia="Times New Roman" w:hAnsi="Times New Roman" w:cs="Times New Roman"/>
          <w:sz w:val="24"/>
          <w:szCs w:val="24"/>
        </w:rPr>
        <w:fldChar w:fldCharType="begin" w:fldLock="1"/>
      </w:r>
      <w:r w:rsidR="00C11BE0">
        <w:rPr>
          <w:rFonts w:ascii="Times New Roman" w:eastAsia="Times New Roman" w:hAnsi="Times New Roman" w:cs="Times New Roman"/>
          <w:sz w:val="24"/>
          <w:szCs w:val="24"/>
        </w:rPr>
        <w:instrText>ADDIN CSL_CITATION {"citationItems":[{"id":"ITEM-1","itemData":{"author":[{"dropping-particle":"","family":"Ishardiyanti","given":"Aulia","non-dropping-particle":"","parse-names":false,"suffix":""},{"dropping-particle":"","family":"Fahrul","given":"Mahmud","non-dropping-particle":"","parse-names":false,"suffix":""}],"id":"ITEM-1","issue":"3","issued":{"date-parts":[["2025"]]},"page":"844-857","title":"Akuntabilitas Pengelolaan Dana Desa : Analisis Pengaruh Kompetensi Aparatur , Partisipasi Masyarakat dan Teknologi Informasi","type":"article-journal","volume":"3"},"uris":["http://www.mendeley.com/documents/?uuid=0477037d-edff-4b1d-9920-1578f40bad2f"]}],"mendeley":{"formattedCitation":"(Ishardiyanti &amp; Fahrul, 2025)","manualFormatting":"Ishardiyanti &amp; Fahrul (2025)","plainTextFormattedCitation":"(Ishardiyanti &amp; Fahrul, 2025)","previouslyFormattedCitation":"(Ishardiyanti &amp; Fahrul, 2025)"},"properties":{"noteIndex":0},"schema":"https://github.com/citation-style-language/schema/raw/master/csl-citation.json"}</w:instrText>
      </w:r>
      <w:r w:rsidR="002C73E1">
        <w:rPr>
          <w:rFonts w:ascii="Times New Roman" w:eastAsia="Times New Roman" w:hAnsi="Times New Roman" w:cs="Times New Roman"/>
          <w:sz w:val="24"/>
          <w:szCs w:val="24"/>
        </w:rPr>
        <w:fldChar w:fldCharType="separate"/>
      </w:r>
      <w:r w:rsidR="002C73E1" w:rsidRPr="002C73E1">
        <w:rPr>
          <w:rFonts w:ascii="Times New Roman" w:eastAsia="Times New Roman" w:hAnsi="Times New Roman" w:cs="Times New Roman"/>
          <w:noProof/>
          <w:sz w:val="24"/>
          <w:szCs w:val="24"/>
        </w:rPr>
        <w:t>Ishardiyanti &amp; Fahr</w:t>
      </w:r>
      <w:r w:rsidR="002C73E1">
        <w:rPr>
          <w:rFonts w:ascii="Times New Roman" w:eastAsia="Times New Roman" w:hAnsi="Times New Roman" w:cs="Times New Roman"/>
          <w:noProof/>
          <w:sz w:val="24"/>
          <w:szCs w:val="24"/>
        </w:rPr>
        <w:t>ul</w:t>
      </w:r>
      <w:r w:rsidR="002C73E1" w:rsidRPr="002C73E1">
        <w:rPr>
          <w:rFonts w:ascii="Times New Roman" w:eastAsia="Times New Roman" w:hAnsi="Times New Roman" w:cs="Times New Roman"/>
          <w:noProof/>
          <w:sz w:val="24"/>
          <w:szCs w:val="24"/>
        </w:rPr>
        <w:t xml:space="preserve"> </w:t>
      </w:r>
      <w:r w:rsidR="002C73E1">
        <w:rPr>
          <w:rFonts w:ascii="Times New Roman" w:eastAsia="Times New Roman" w:hAnsi="Times New Roman" w:cs="Times New Roman"/>
          <w:noProof/>
          <w:sz w:val="24"/>
          <w:szCs w:val="24"/>
        </w:rPr>
        <w:t>(</w:t>
      </w:r>
      <w:r w:rsidR="002C73E1" w:rsidRPr="002C73E1">
        <w:rPr>
          <w:rFonts w:ascii="Times New Roman" w:eastAsia="Times New Roman" w:hAnsi="Times New Roman" w:cs="Times New Roman"/>
          <w:noProof/>
          <w:sz w:val="24"/>
          <w:szCs w:val="24"/>
        </w:rPr>
        <w:t>2025)</w:t>
      </w:r>
      <w:r w:rsidR="002C73E1">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juga </w:t>
      </w:r>
      <w:proofErr w:type="spellStart"/>
      <w:r w:rsidRPr="00F2610B">
        <w:rPr>
          <w:rFonts w:ascii="Times New Roman" w:eastAsia="Times New Roman" w:hAnsi="Times New Roman" w:cs="Times New Roman"/>
          <w:sz w:val="24"/>
          <w:szCs w:val="24"/>
        </w:rPr>
        <w:t>menegaskan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adanya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hubungan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positif</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antara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kapasitas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administratif</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pelaporan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Namun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Rahmatulloh</w:t>
      </w:r>
      <w:proofErr w:type="spellEnd"/>
      <w:r w:rsidRPr="00F2610B">
        <w:rPr>
          <w:rFonts w:ascii="Times New Roman" w:eastAsia="Times New Roman" w:hAnsi="Times New Roman" w:cs="Times New Roman"/>
          <w:sz w:val="24"/>
          <w:szCs w:val="24"/>
        </w:rPr>
        <w:t xml:space="preserve"> (2020) </w:t>
      </w:r>
      <w:proofErr w:type="spellStart"/>
      <w:r w:rsidRPr="00F2610B">
        <w:rPr>
          <w:rFonts w:ascii="Times New Roman" w:eastAsia="Times New Roman" w:hAnsi="Times New Roman" w:cs="Times New Roman"/>
          <w:sz w:val="24"/>
          <w:szCs w:val="24"/>
        </w:rPr>
        <w:t>menunjukkan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hasil</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berbeda</w:t>
      </w:r>
      <w:proofErr w:type="spellEnd"/>
      <w:r w:rsidRPr="00F2610B">
        <w:rPr>
          <w:rFonts w:ascii="Times New Roman" w:eastAsia="Times New Roman" w:hAnsi="Times New Roman" w:cs="Times New Roman"/>
          <w:sz w:val="24"/>
          <w:szCs w:val="24"/>
        </w:rPr>
        <w:t xml:space="preserve">, di mana </w:t>
      </w:r>
      <w:proofErr w:type="spellStart"/>
      <w:r w:rsidRPr="00F2610B">
        <w:rPr>
          <w:rFonts w:ascii="Times New Roman" w:eastAsia="Times New Roman" w:hAnsi="Times New Roman" w:cs="Times New Roman"/>
          <w:sz w:val="24"/>
          <w:szCs w:val="24"/>
        </w:rPr>
        <w:t>partisipasi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masyarakat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tidak</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berpengaruh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signifikan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terhadap</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sementara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transparansi</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kompetensi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aparatur</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justru</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menjadi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faktor</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dominan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Penelitian</w:t>
      </w:r>
      <w:proofErr w:type="spellEnd"/>
      <w:r w:rsidRPr="00F2610B">
        <w:rPr>
          <w:rFonts w:ascii="Times New Roman" w:eastAsia="Times New Roman" w:hAnsi="Times New Roman" w:cs="Times New Roman"/>
          <w:sz w:val="24"/>
          <w:szCs w:val="24"/>
        </w:rPr>
        <w:t xml:space="preserve"> </w:t>
      </w:r>
      <w:r w:rsidR="00C11BE0">
        <w:rPr>
          <w:rFonts w:ascii="Times New Roman" w:eastAsia="Times New Roman" w:hAnsi="Times New Roman" w:cs="Times New Roman"/>
          <w:sz w:val="24"/>
          <w:szCs w:val="24"/>
        </w:rPr>
        <w:fldChar w:fldCharType="begin" w:fldLock="1"/>
      </w:r>
      <w:r w:rsidR="00C11BE0">
        <w:rPr>
          <w:rFonts w:ascii="Times New Roman" w:eastAsia="Times New Roman" w:hAnsi="Times New Roman" w:cs="Times New Roman"/>
          <w:sz w:val="24"/>
          <w:szCs w:val="24"/>
        </w:rPr>
        <w:instrText>ADDIN CSL_CITATION {"citationItems":[{"id":"ITEM-1","itemData":{"author":[{"dropping-particle":"","family":"Putri","given":"Winitriwidia Jaya","non-dropping-particle":"","parse-names":false,"suffix":""},{"dropping-particle":"","family":"Kusumawardani","given":"Anisa","non-dropping-particle":"","parse-names":false,"suffix":""}],"id":"ITEM-1","issue":"1","issued":{"date-parts":[["2025"]]},"page":"146-156","title":"Pengaruh Kompetensi Perangkat Desa , Transparansi , Partisipasi Masyarakat Dan Sistem Pengendalian Internal , Terhadap","type":"article-journal","volume":"8"},"uris":["http://www.mendeley.com/documents/?uuid=66c61219-46eb-45d3-b253-ef8a3edd1db3"]}],"mendeley":{"formattedCitation":"(Putri &amp; Kusumawardani, 2025)","manualFormatting":"Putri &amp; Kusumawardani (2025)","plainTextFormattedCitation":"(Putri &amp; Kusumawardani, 2025)","previouslyFormattedCitation":"(Putri &amp; Kusumawardani, 2025)"},"properties":{"noteIndex":0},"schema":"https://github.com/citation-style-language/schema/raw/master/csl-citation.json"}</w:instrText>
      </w:r>
      <w:r w:rsidR="00C11BE0">
        <w:rPr>
          <w:rFonts w:ascii="Times New Roman" w:eastAsia="Times New Roman" w:hAnsi="Times New Roman" w:cs="Times New Roman"/>
          <w:sz w:val="24"/>
          <w:szCs w:val="24"/>
        </w:rPr>
        <w:fldChar w:fldCharType="separate"/>
      </w:r>
      <w:r w:rsidR="00C11BE0" w:rsidRPr="00C11BE0">
        <w:rPr>
          <w:rFonts w:ascii="Times New Roman" w:eastAsia="Times New Roman" w:hAnsi="Times New Roman" w:cs="Times New Roman"/>
          <w:noProof/>
          <w:sz w:val="24"/>
          <w:szCs w:val="24"/>
        </w:rPr>
        <w:t xml:space="preserve">Putri &amp; Kusumawardani </w:t>
      </w:r>
      <w:r w:rsidR="00C11BE0">
        <w:rPr>
          <w:rFonts w:ascii="Times New Roman" w:eastAsia="Times New Roman" w:hAnsi="Times New Roman" w:cs="Times New Roman"/>
          <w:noProof/>
          <w:sz w:val="24"/>
          <w:szCs w:val="24"/>
        </w:rPr>
        <w:t>(</w:t>
      </w:r>
      <w:r w:rsidR="00C11BE0" w:rsidRPr="00C11BE0">
        <w:rPr>
          <w:rFonts w:ascii="Times New Roman" w:eastAsia="Times New Roman" w:hAnsi="Times New Roman" w:cs="Times New Roman"/>
          <w:noProof/>
          <w:sz w:val="24"/>
          <w:szCs w:val="24"/>
        </w:rPr>
        <w:t>2025)</w:t>
      </w:r>
      <w:r w:rsidR="00C11BE0">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menambahkan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bahwa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partisipasi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masyarakat</w:t>
      </w:r>
      <w:proofErr w:type="spellEnd"/>
      <w:r w:rsidRPr="00F2610B">
        <w:rPr>
          <w:rFonts w:ascii="Times New Roman" w:eastAsia="Times New Roman" w:hAnsi="Times New Roman" w:cs="Times New Roman"/>
          <w:sz w:val="24"/>
          <w:szCs w:val="24"/>
        </w:rPr>
        <w:t xml:space="preserve"> lebih </w:t>
      </w:r>
      <w:proofErr w:type="spellStart"/>
      <w:r w:rsidRPr="00F2610B">
        <w:rPr>
          <w:rFonts w:ascii="Times New Roman" w:eastAsia="Times New Roman" w:hAnsi="Times New Roman" w:cs="Times New Roman"/>
          <w:sz w:val="24"/>
          <w:szCs w:val="24"/>
        </w:rPr>
        <w:t>berperan</w:t>
      </w:r>
      <w:proofErr w:type="spellEnd"/>
      <w:r w:rsidRPr="00F2610B">
        <w:rPr>
          <w:rFonts w:ascii="Times New Roman" w:eastAsia="Times New Roman" w:hAnsi="Times New Roman" w:cs="Times New Roman"/>
          <w:sz w:val="24"/>
          <w:szCs w:val="24"/>
        </w:rPr>
        <w:t xml:space="preserve"> sebagai </w:t>
      </w:r>
      <w:proofErr w:type="spellStart"/>
      <w:r w:rsidRPr="00F2610B">
        <w:rPr>
          <w:rFonts w:ascii="Times New Roman" w:eastAsia="Times New Roman" w:hAnsi="Times New Roman" w:cs="Times New Roman"/>
          <w:sz w:val="24"/>
          <w:szCs w:val="24"/>
        </w:rPr>
        <w:t>variabel</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moderasi</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memperkuat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hubungan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antara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transparansi</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w:t>
      </w:r>
    </w:p>
    <w:p w14:paraId="5EBCD3A6" w14:textId="77777777" w:rsidR="00F2610B" w:rsidRPr="00F2610B" w:rsidRDefault="00F2610B" w:rsidP="00F2610B">
      <w:pPr>
        <w:spacing w:after="0" w:line="240" w:lineRule="auto"/>
        <w:ind w:firstLine="340"/>
        <w:jc w:val="both"/>
        <w:rPr>
          <w:rFonts w:ascii="Times New Roman" w:eastAsia="Times New Roman" w:hAnsi="Times New Roman" w:cs="Times New Roman"/>
          <w:sz w:val="24"/>
          <w:szCs w:val="24"/>
        </w:rPr>
      </w:pPr>
      <w:proofErr w:type="spellStart"/>
      <w:r w:rsidRPr="00F2610B">
        <w:rPr>
          <w:rFonts w:ascii="Times New Roman" w:eastAsia="Times New Roman" w:hAnsi="Times New Roman" w:cs="Times New Roman"/>
          <w:sz w:val="24"/>
          <w:szCs w:val="24"/>
        </w:rPr>
        <w:t>Meskipun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penelitian-penelitian</w:t>
      </w:r>
      <w:proofErr w:type="spellEnd"/>
      <w:r w:rsidRPr="00F2610B">
        <w:rPr>
          <w:rFonts w:ascii="Times New Roman" w:eastAsia="Times New Roman" w:hAnsi="Times New Roman" w:cs="Times New Roman"/>
          <w:sz w:val="24"/>
          <w:szCs w:val="24"/>
        </w:rPr>
        <w:t xml:space="preserve"> tersebut </w:t>
      </w:r>
      <w:proofErr w:type="spellStart"/>
      <w:r w:rsidRPr="00F2610B">
        <w:rPr>
          <w:rFonts w:ascii="Times New Roman" w:eastAsia="Times New Roman" w:hAnsi="Times New Roman" w:cs="Times New Roman"/>
          <w:sz w:val="24"/>
          <w:szCs w:val="24"/>
        </w:rPr>
        <w:t>telah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memberikan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kontribusi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penting</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sebagian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besar</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masih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berfokus</w:t>
      </w:r>
      <w:proofErr w:type="spellEnd"/>
      <w:r w:rsidRPr="00F2610B">
        <w:rPr>
          <w:rFonts w:ascii="Times New Roman" w:eastAsia="Times New Roman" w:hAnsi="Times New Roman" w:cs="Times New Roman"/>
          <w:sz w:val="24"/>
          <w:szCs w:val="24"/>
        </w:rPr>
        <w:t xml:space="preserve"> pada </w:t>
      </w:r>
      <w:proofErr w:type="spellStart"/>
      <w:r w:rsidRPr="00F2610B">
        <w:rPr>
          <w:rFonts w:ascii="Times New Roman" w:eastAsia="Times New Roman" w:hAnsi="Times New Roman" w:cs="Times New Roman"/>
          <w:sz w:val="24"/>
          <w:szCs w:val="24"/>
        </w:rPr>
        <w:t>pendekatan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kuantitatif</w:t>
      </w:r>
      <w:proofErr w:type="spellEnd"/>
      <w:r w:rsidRPr="00F2610B">
        <w:rPr>
          <w:rFonts w:ascii="Times New Roman" w:eastAsia="Times New Roman" w:hAnsi="Times New Roman" w:cs="Times New Roman"/>
          <w:sz w:val="24"/>
          <w:szCs w:val="24"/>
        </w:rPr>
        <w:t xml:space="preserve"> dengan </w:t>
      </w:r>
      <w:proofErr w:type="spellStart"/>
      <w:r w:rsidRPr="00F2610B">
        <w:rPr>
          <w:rFonts w:ascii="Times New Roman" w:eastAsia="Times New Roman" w:hAnsi="Times New Roman" w:cs="Times New Roman"/>
          <w:sz w:val="24"/>
          <w:szCs w:val="24"/>
        </w:rPr>
        <w:t>pengujian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pengaruh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variabel</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tertentu</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terhadap</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Kajian yang secara </w:t>
      </w:r>
      <w:proofErr w:type="spellStart"/>
      <w:r w:rsidRPr="00F2610B">
        <w:rPr>
          <w:rFonts w:ascii="Times New Roman" w:eastAsia="Times New Roman" w:hAnsi="Times New Roman" w:cs="Times New Roman"/>
          <w:sz w:val="24"/>
          <w:szCs w:val="24"/>
        </w:rPr>
        <w:t>mendalam</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menggambarkan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bagaimana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prinsip</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transparansi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diterapkan</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praktik</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khususnya</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konteks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industri</w:t>
      </w:r>
      <w:proofErr w:type="spellEnd"/>
      <w:r w:rsidRPr="00F2610B">
        <w:rPr>
          <w:rFonts w:ascii="Times New Roman" w:eastAsia="Times New Roman" w:hAnsi="Times New Roman" w:cs="Times New Roman"/>
          <w:sz w:val="24"/>
          <w:szCs w:val="24"/>
        </w:rPr>
        <w:t xml:space="preserve"> seperti Desa </w:t>
      </w:r>
      <w:proofErr w:type="spellStart"/>
      <w:r w:rsidRPr="00F2610B">
        <w:rPr>
          <w:rFonts w:ascii="Times New Roman" w:eastAsia="Times New Roman" w:hAnsi="Times New Roman" w:cs="Times New Roman"/>
          <w:sz w:val="24"/>
          <w:szCs w:val="24"/>
        </w:rPr>
        <w:t>Telukan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masih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terbatas</w:t>
      </w:r>
      <w:proofErr w:type="spellEnd"/>
      <w:r w:rsidRPr="00F2610B">
        <w:rPr>
          <w:rFonts w:ascii="Times New Roman" w:eastAsia="Times New Roman" w:hAnsi="Times New Roman" w:cs="Times New Roman"/>
          <w:sz w:val="24"/>
          <w:szCs w:val="24"/>
        </w:rPr>
        <w:t xml:space="preserve">. Selain </w:t>
      </w:r>
      <w:proofErr w:type="spellStart"/>
      <w:r w:rsidRPr="00F2610B">
        <w:rPr>
          <w:rFonts w:ascii="Times New Roman" w:eastAsia="Times New Roman" w:hAnsi="Times New Roman" w:cs="Times New Roman"/>
          <w:sz w:val="24"/>
          <w:szCs w:val="24"/>
        </w:rPr>
        <w:t>itu</w:t>
      </w:r>
      <w:proofErr w:type="spellEnd"/>
      <w:r w:rsidRPr="00F2610B">
        <w:rPr>
          <w:rFonts w:ascii="Times New Roman" w:eastAsia="Times New Roman" w:hAnsi="Times New Roman" w:cs="Times New Roman"/>
          <w:sz w:val="24"/>
          <w:szCs w:val="24"/>
        </w:rPr>
        <w:t xml:space="preserve">, belum </w:t>
      </w:r>
      <w:proofErr w:type="spellStart"/>
      <w:r w:rsidRPr="00F2610B">
        <w:rPr>
          <w:rFonts w:ascii="Times New Roman" w:eastAsia="Times New Roman" w:hAnsi="Times New Roman" w:cs="Times New Roman"/>
          <w:sz w:val="24"/>
          <w:szCs w:val="24"/>
        </w:rPr>
        <w:t>banyak</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penelitian</w:t>
      </w:r>
      <w:proofErr w:type="spellEnd"/>
      <w:r w:rsidRPr="00F2610B">
        <w:rPr>
          <w:rFonts w:ascii="Times New Roman" w:eastAsia="Times New Roman" w:hAnsi="Times New Roman" w:cs="Times New Roman"/>
          <w:sz w:val="24"/>
          <w:szCs w:val="24"/>
        </w:rPr>
        <w:t xml:space="preserve"> yang </w:t>
      </w:r>
      <w:proofErr w:type="spellStart"/>
      <w:r w:rsidRPr="00F2610B">
        <w:rPr>
          <w:rFonts w:ascii="Times New Roman" w:eastAsia="Times New Roman" w:hAnsi="Times New Roman" w:cs="Times New Roman"/>
          <w:sz w:val="24"/>
          <w:szCs w:val="24"/>
        </w:rPr>
        <w:t>mengaitkan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kondisi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penurunan</w:t>
      </w:r>
      <w:proofErr w:type="spellEnd"/>
      <w:r w:rsidRPr="00F2610B">
        <w:rPr>
          <w:rFonts w:ascii="Times New Roman" w:eastAsia="Times New Roman" w:hAnsi="Times New Roman" w:cs="Times New Roman"/>
          <w:sz w:val="24"/>
          <w:szCs w:val="24"/>
        </w:rPr>
        <w:t xml:space="preserve"> Dana Desa dengan </w:t>
      </w:r>
      <w:proofErr w:type="spellStart"/>
      <w:r w:rsidRPr="00F2610B">
        <w:rPr>
          <w:rFonts w:ascii="Times New Roman" w:eastAsia="Times New Roman" w:hAnsi="Times New Roman" w:cs="Times New Roman"/>
          <w:sz w:val="24"/>
          <w:szCs w:val="24"/>
        </w:rPr>
        <w:t>dinamika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penerapan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prinsip</w:t>
      </w:r>
      <w:proofErr w:type="spellEnd"/>
      <w:r w:rsidRPr="00F2610B">
        <w:rPr>
          <w:rFonts w:ascii="Times New Roman" w:eastAsia="Times New Roman" w:hAnsi="Times New Roman" w:cs="Times New Roman"/>
          <w:sz w:val="24"/>
          <w:szCs w:val="24"/>
        </w:rPr>
        <w:t xml:space="preserve"> good governance di </w:t>
      </w:r>
      <w:proofErr w:type="spellStart"/>
      <w:r w:rsidRPr="00F2610B">
        <w:rPr>
          <w:rFonts w:ascii="Times New Roman" w:eastAsia="Times New Roman" w:hAnsi="Times New Roman" w:cs="Times New Roman"/>
          <w:sz w:val="24"/>
          <w:szCs w:val="24"/>
        </w:rPr>
        <w:t>tingkat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w:t>
      </w:r>
    </w:p>
    <w:p w14:paraId="0D107394" w14:textId="77777777" w:rsidR="00973725" w:rsidRDefault="00F2610B" w:rsidP="00F2610B">
      <w:pPr>
        <w:spacing w:after="0" w:line="240" w:lineRule="auto"/>
        <w:ind w:firstLine="3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w:t>
      </w:r>
      <w:r w:rsidRPr="00F2610B">
        <w:rPr>
          <w:rFonts w:ascii="Times New Roman" w:eastAsia="Times New Roman" w:hAnsi="Times New Roman" w:cs="Times New Roman"/>
          <w:sz w:val="24"/>
          <w:szCs w:val="24"/>
        </w:rPr>
        <w:t>enelitian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ini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bertujuan</w:t>
      </w:r>
      <w:proofErr w:type="spellEnd"/>
      <w:r w:rsidRPr="00F2610B">
        <w:rPr>
          <w:rFonts w:ascii="Times New Roman" w:eastAsia="Times New Roman" w:hAnsi="Times New Roman" w:cs="Times New Roman"/>
          <w:sz w:val="24"/>
          <w:szCs w:val="24"/>
        </w:rPr>
        <w:t xml:space="preserve"> untuk </w:t>
      </w:r>
      <w:proofErr w:type="spellStart"/>
      <w:r w:rsidRPr="00F2610B">
        <w:rPr>
          <w:rFonts w:ascii="Times New Roman" w:eastAsia="Times New Roman" w:hAnsi="Times New Roman" w:cs="Times New Roman"/>
          <w:sz w:val="24"/>
          <w:szCs w:val="24"/>
        </w:rPr>
        <w:t>menganalisis</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mendeskripsikan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penerapan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prinsip</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transparansi</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Desa </w:t>
      </w:r>
      <w:proofErr w:type="spellStart"/>
      <w:r w:rsidRPr="00F2610B">
        <w:rPr>
          <w:rFonts w:ascii="Times New Roman" w:eastAsia="Times New Roman" w:hAnsi="Times New Roman" w:cs="Times New Roman"/>
          <w:sz w:val="24"/>
          <w:szCs w:val="24"/>
        </w:rPr>
        <w:t>Telukan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Kabupaten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Sukoharjo</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serta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mengidentifikasi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kendala</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upaya</w:t>
      </w:r>
      <w:proofErr w:type="spellEnd"/>
      <w:r w:rsidRPr="00F2610B">
        <w:rPr>
          <w:rFonts w:ascii="Times New Roman" w:eastAsia="Times New Roman" w:hAnsi="Times New Roman" w:cs="Times New Roman"/>
          <w:sz w:val="24"/>
          <w:szCs w:val="24"/>
        </w:rPr>
        <w:t xml:space="preserve"> yang </w:t>
      </w:r>
      <w:proofErr w:type="spellStart"/>
      <w:r w:rsidRPr="00F2610B">
        <w:rPr>
          <w:rFonts w:ascii="Times New Roman" w:eastAsia="Times New Roman" w:hAnsi="Times New Roman" w:cs="Times New Roman"/>
          <w:sz w:val="24"/>
          <w:szCs w:val="24"/>
        </w:rPr>
        <w:t>dilakukan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pemerintah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meningkatkan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kualitas</w:t>
      </w:r>
      <w:proofErr w:type="spellEnd"/>
      <w:r w:rsidRPr="00F2610B">
        <w:rPr>
          <w:rFonts w:ascii="Times New Roman" w:eastAsia="Times New Roman" w:hAnsi="Times New Roman" w:cs="Times New Roman"/>
          <w:sz w:val="24"/>
          <w:szCs w:val="24"/>
        </w:rPr>
        <w:t xml:space="preserve"> tata </w:t>
      </w:r>
      <w:proofErr w:type="spellStart"/>
      <w:r w:rsidRPr="00F2610B">
        <w:rPr>
          <w:rFonts w:ascii="Times New Roman" w:eastAsia="Times New Roman" w:hAnsi="Times New Roman" w:cs="Times New Roman"/>
          <w:sz w:val="24"/>
          <w:szCs w:val="24"/>
        </w:rPr>
        <w:t>kelola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Kebaruan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penelitian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ini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terletak</w:t>
      </w:r>
      <w:proofErr w:type="spellEnd"/>
      <w:r w:rsidRPr="00F2610B">
        <w:rPr>
          <w:rFonts w:ascii="Times New Roman" w:eastAsia="Times New Roman" w:hAnsi="Times New Roman" w:cs="Times New Roman"/>
          <w:sz w:val="24"/>
          <w:szCs w:val="24"/>
        </w:rPr>
        <w:t xml:space="preserve"> pada </w:t>
      </w:r>
      <w:proofErr w:type="spellStart"/>
      <w:r w:rsidRPr="00F2610B">
        <w:rPr>
          <w:rFonts w:ascii="Times New Roman" w:eastAsia="Times New Roman" w:hAnsi="Times New Roman" w:cs="Times New Roman"/>
          <w:sz w:val="24"/>
          <w:szCs w:val="24"/>
        </w:rPr>
        <w:t>pendekatan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kualitatif</w:t>
      </w:r>
      <w:proofErr w:type="spellEnd"/>
      <w:r w:rsidRPr="00F2610B">
        <w:rPr>
          <w:rFonts w:ascii="Times New Roman" w:eastAsia="Times New Roman" w:hAnsi="Times New Roman" w:cs="Times New Roman"/>
          <w:sz w:val="24"/>
          <w:szCs w:val="24"/>
        </w:rPr>
        <w:t xml:space="preserve"> yang </w:t>
      </w:r>
      <w:proofErr w:type="spellStart"/>
      <w:r w:rsidRPr="00F2610B">
        <w:rPr>
          <w:rFonts w:ascii="Times New Roman" w:eastAsia="Times New Roman" w:hAnsi="Times New Roman" w:cs="Times New Roman"/>
          <w:sz w:val="24"/>
          <w:szCs w:val="24"/>
        </w:rPr>
        <w:t>menggali</w:t>
      </w:r>
      <w:proofErr w:type="spellEnd"/>
      <w:r w:rsidRPr="00F2610B">
        <w:rPr>
          <w:rFonts w:ascii="Times New Roman" w:eastAsia="Times New Roman" w:hAnsi="Times New Roman" w:cs="Times New Roman"/>
          <w:sz w:val="24"/>
          <w:szCs w:val="24"/>
        </w:rPr>
        <w:t xml:space="preserve"> secara </w:t>
      </w:r>
      <w:proofErr w:type="spellStart"/>
      <w:r w:rsidRPr="00F2610B">
        <w:rPr>
          <w:rFonts w:ascii="Times New Roman" w:eastAsia="Times New Roman" w:hAnsi="Times New Roman" w:cs="Times New Roman"/>
          <w:sz w:val="24"/>
          <w:szCs w:val="24"/>
        </w:rPr>
        <w:t>mendalam</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praktik</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implementasi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transparansi</w:t>
      </w:r>
      <w:proofErr w:type="spellEnd"/>
      <w:r w:rsidRPr="00F2610B">
        <w:rPr>
          <w:rFonts w:ascii="Times New Roman" w:eastAsia="Times New Roman" w:hAnsi="Times New Roman" w:cs="Times New Roman"/>
          <w:sz w:val="24"/>
          <w:szCs w:val="24"/>
        </w:rPr>
        <w:t xml:space="preserve"> di </w:t>
      </w:r>
      <w:proofErr w:type="spellStart"/>
      <w:r w:rsidRPr="00F2610B">
        <w:rPr>
          <w:rFonts w:ascii="Times New Roman" w:eastAsia="Times New Roman" w:hAnsi="Times New Roman" w:cs="Times New Roman"/>
          <w:sz w:val="24"/>
          <w:szCs w:val="24"/>
        </w:rPr>
        <w:t>tingkat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dengan </w:t>
      </w:r>
      <w:proofErr w:type="spellStart"/>
      <w:r w:rsidRPr="00F2610B">
        <w:rPr>
          <w:rFonts w:ascii="Times New Roman" w:eastAsia="Times New Roman" w:hAnsi="Times New Roman" w:cs="Times New Roman"/>
          <w:sz w:val="24"/>
          <w:szCs w:val="24"/>
        </w:rPr>
        <w:t>mempertimbangkan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konteks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penurunan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alokasi</w:t>
      </w:r>
      <w:proofErr w:type="spellEnd"/>
      <w:r w:rsidRPr="00F2610B">
        <w:rPr>
          <w:rFonts w:ascii="Times New Roman" w:eastAsia="Times New Roman" w:hAnsi="Times New Roman" w:cs="Times New Roman"/>
          <w:sz w:val="24"/>
          <w:szCs w:val="24"/>
        </w:rPr>
        <w:t xml:space="preserve"> Dana Desa dan </w:t>
      </w:r>
      <w:proofErr w:type="spellStart"/>
      <w:r w:rsidRPr="00F2610B">
        <w:rPr>
          <w:rFonts w:ascii="Times New Roman" w:eastAsia="Times New Roman" w:hAnsi="Times New Roman" w:cs="Times New Roman"/>
          <w:sz w:val="24"/>
          <w:szCs w:val="24"/>
        </w:rPr>
        <w:t>karakteristik</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berbasis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industri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Penelitian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ini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diharapkan</w:t>
      </w:r>
      <w:proofErr w:type="spellEnd"/>
      <w:r w:rsidRPr="00F2610B">
        <w:rPr>
          <w:rFonts w:ascii="Times New Roman" w:eastAsia="Times New Roman" w:hAnsi="Times New Roman" w:cs="Times New Roman"/>
          <w:sz w:val="24"/>
          <w:szCs w:val="24"/>
        </w:rPr>
        <w:t xml:space="preserve"> dapat </w:t>
      </w:r>
      <w:proofErr w:type="spellStart"/>
      <w:r w:rsidRPr="00F2610B">
        <w:rPr>
          <w:rFonts w:ascii="Times New Roman" w:eastAsia="Times New Roman" w:hAnsi="Times New Roman" w:cs="Times New Roman"/>
          <w:sz w:val="24"/>
          <w:szCs w:val="24"/>
        </w:rPr>
        <w:t>memberikan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kontribusi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empiris</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konseptual</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pengembangan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kajian</w:t>
      </w:r>
      <w:proofErr w:type="spellEnd"/>
      <w:r w:rsidRPr="00F2610B">
        <w:rPr>
          <w:rFonts w:ascii="Times New Roman" w:eastAsia="Times New Roman" w:hAnsi="Times New Roman" w:cs="Times New Roman"/>
          <w:sz w:val="24"/>
          <w:szCs w:val="24"/>
        </w:rPr>
        <w:t xml:space="preserve"> tata </w:t>
      </w:r>
      <w:proofErr w:type="spellStart"/>
      <w:r w:rsidRPr="00F2610B">
        <w:rPr>
          <w:rFonts w:ascii="Times New Roman" w:eastAsia="Times New Roman" w:hAnsi="Times New Roman" w:cs="Times New Roman"/>
          <w:sz w:val="24"/>
          <w:szCs w:val="24"/>
        </w:rPr>
        <w:t>kelola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serta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menjadi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bahan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evaluasi</w:t>
      </w:r>
      <w:proofErr w:type="spellEnd"/>
      <w:r w:rsidRPr="00F2610B">
        <w:rPr>
          <w:rFonts w:ascii="Times New Roman" w:eastAsia="Times New Roman" w:hAnsi="Times New Roman" w:cs="Times New Roman"/>
          <w:sz w:val="24"/>
          <w:szCs w:val="24"/>
        </w:rPr>
        <w:t xml:space="preserve"> bagi </w:t>
      </w:r>
      <w:proofErr w:type="spellStart"/>
      <w:r w:rsidRPr="00F2610B">
        <w:rPr>
          <w:rFonts w:ascii="Times New Roman" w:eastAsia="Times New Roman" w:hAnsi="Times New Roman" w:cs="Times New Roman"/>
          <w:sz w:val="24"/>
          <w:szCs w:val="24"/>
        </w:rPr>
        <w:t>pemerintah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mewujudkan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yang lebih </w:t>
      </w:r>
      <w:proofErr w:type="spellStart"/>
      <w:r w:rsidRPr="00F2610B">
        <w:rPr>
          <w:rFonts w:ascii="Times New Roman" w:eastAsia="Times New Roman" w:hAnsi="Times New Roman" w:cs="Times New Roman"/>
          <w:sz w:val="24"/>
          <w:szCs w:val="24"/>
        </w:rPr>
        <w:t>transparan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akuntabel</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berkelanjutan</w:t>
      </w:r>
      <w:proofErr w:type="spellEnd"/>
      <w:r w:rsidRPr="00F2610B">
        <w:rPr>
          <w:rFonts w:ascii="Times New Roman" w:eastAsia="Times New Roman" w:hAnsi="Times New Roman" w:cs="Times New Roman"/>
          <w:sz w:val="24"/>
          <w:szCs w:val="24"/>
        </w:rPr>
        <w:t>.</w:t>
      </w:r>
    </w:p>
    <w:p w14:paraId="4B2EBA4C" w14:textId="77777777" w:rsidR="00E60C0A" w:rsidRDefault="00E60C0A">
      <w:pPr>
        <w:spacing w:after="0" w:line="240" w:lineRule="auto"/>
        <w:jc w:val="both"/>
        <w:rPr>
          <w:rFonts w:ascii="Times New Roman" w:eastAsia="Times New Roman" w:hAnsi="Times New Roman" w:cs="Times New Roman"/>
          <w:b/>
          <w:sz w:val="24"/>
          <w:szCs w:val="24"/>
        </w:rPr>
      </w:pPr>
    </w:p>
    <w:p w14:paraId="5AADE507" w14:textId="77777777" w:rsidR="00E60C0A" w:rsidRDefault="008C22CD">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METODE PENELITIAN</w:t>
      </w:r>
    </w:p>
    <w:p w14:paraId="5C381B34" w14:textId="77777777" w:rsidR="00F2610B" w:rsidRDefault="00F2610B" w:rsidP="00F2610B">
      <w:pPr>
        <w:spacing w:after="0" w:line="240" w:lineRule="auto"/>
        <w:ind w:firstLine="340"/>
        <w:jc w:val="both"/>
        <w:rPr>
          <w:rFonts w:ascii="Times New Roman" w:eastAsia="Times New Roman" w:hAnsi="Times New Roman" w:cs="Times New Roman"/>
          <w:sz w:val="24"/>
          <w:szCs w:val="24"/>
        </w:rPr>
      </w:pPr>
      <w:proofErr w:type="spellStart"/>
      <w:r w:rsidRPr="00F2610B">
        <w:rPr>
          <w:rFonts w:ascii="Times New Roman" w:eastAsia="Times New Roman" w:hAnsi="Times New Roman" w:cs="Times New Roman"/>
          <w:sz w:val="24"/>
          <w:szCs w:val="24"/>
        </w:rPr>
        <w:t>Penelitian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ini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menggunakan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desain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penelitian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kualitatif</w:t>
      </w:r>
      <w:proofErr w:type="spellEnd"/>
      <w:r w:rsidRPr="00F2610B">
        <w:rPr>
          <w:rFonts w:ascii="Times New Roman" w:eastAsia="Times New Roman" w:hAnsi="Times New Roman" w:cs="Times New Roman"/>
          <w:sz w:val="24"/>
          <w:szCs w:val="24"/>
        </w:rPr>
        <w:t xml:space="preserve"> dengan </w:t>
      </w:r>
      <w:proofErr w:type="spellStart"/>
      <w:r w:rsidRPr="00F2610B">
        <w:rPr>
          <w:rFonts w:ascii="Times New Roman" w:eastAsia="Times New Roman" w:hAnsi="Times New Roman" w:cs="Times New Roman"/>
          <w:sz w:val="24"/>
          <w:szCs w:val="24"/>
        </w:rPr>
        <w:t>pendekatan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deskriptif</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Pendekatan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ini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dipilih</w:t>
      </w:r>
      <w:proofErr w:type="spellEnd"/>
      <w:r w:rsidRPr="00F2610B">
        <w:rPr>
          <w:rFonts w:ascii="Times New Roman" w:eastAsia="Times New Roman" w:hAnsi="Times New Roman" w:cs="Times New Roman"/>
          <w:sz w:val="24"/>
          <w:szCs w:val="24"/>
        </w:rPr>
        <w:t xml:space="preserve"> untuk </w:t>
      </w:r>
      <w:proofErr w:type="spellStart"/>
      <w:r w:rsidRPr="00F2610B">
        <w:rPr>
          <w:rFonts w:ascii="Times New Roman" w:eastAsia="Times New Roman" w:hAnsi="Times New Roman" w:cs="Times New Roman"/>
          <w:sz w:val="24"/>
          <w:szCs w:val="24"/>
        </w:rPr>
        <w:t>menggali</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memahami</w:t>
      </w:r>
      <w:proofErr w:type="spellEnd"/>
      <w:r w:rsidRPr="00F2610B">
        <w:rPr>
          <w:rFonts w:ascii="Times New Roman" w:eastAsia="Times New Roman" w:hAnsi="Times New Roman" w:cs="Times New Roman"/>
          <w:sz w:val="24"/>
          <w:szCs w:val="24"/>
        </w:rPr>
        <w:t xml:space="preserve"> secara </w:t>
      </w:r>
      <w:proofErr w:type="spellStart"/>
      <w:r w:rsidRPr="00F2610B">
        <w:rPr>
          <w:rFonts w:ascii="Times New Roman" w:eastAsia="Times New Roman" w:hAnsi="Times New Roman" w:cs="Times New Roman"/>
          <w:sz w:val="24"/>
          <w:szCs w:val="24"/>
        </w:rPr>
        <w:t>mendalam</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penerapan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prinsip</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transparansi</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Desa </w:t>
      </w:r>
      <w:proofErr w:type="spellStart"/>
      <w:r w:rsidRPr="00F2610B">
        <w:rPr>
          <w:rFonts w:ascii="Times New Roman" w:eastAsia="Times New Roman" w:hAnsi="Times New Roman" w:cs="Times New Roman"/>
          <w:sz w:val="24"/>
          <w:szCs w:val="24"/>
        </w:rPr>
        <w:t>Telukan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Fokus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penelitian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tidak</w:t>
      </w:r>
      <w:proofErr w:type="spellEnd"/>
      <w:r w:rsidRPr="00F2610B">
        <w:rPr>
          <w:rFonts w:ascii="Times New Roman" w:eastAsia="Times New Roman" w:hAnsi="Times New Roman" w:cs="Times New Roman"/>
          <w:sz w:val="24"/>
          <w:szCs w:val="24"/>
        </w:rPr>
        <w:t xml:space="preserve"> hanya pada </w:t>
      </w:r>
      <w:proofErr w:type="spellStart"/>
      <w:r w:rsidRPr="00F2610B">
        <w:rPr>
          <w:rFonts w:ascii="Times New Roman" w:eastAsia="Times New Roman" w:hAnsi="Times New Roman" w:cs="Times New Roman"/>
          <w:sz w:val="24"/>
          <w:szCs w:val="24"/>
        </w:rPr>
        <w:t>aspek</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prosedural</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administratif</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tetapi</w:t>
      </w:r>
      <w:proofErr w:type="spellEnd"/>
      <w:r w:rsidRPr="00F2610B">
        <w:rPr>
          <w:rFonts w:ascii="Times New Roman" w:eastAsia="Times New Roman" w:hAnsi="Times New Roman" w:cs="Times New Roman"/>
          <w:sz w:val="24"/>
          <w:szCs w:val="24"/>
        </w:rPr>
        <w:t xml:space="preserve"> juga pada proses, </w:t>
      </w:r>
      <w:proofErr w:type="spellStart"/>
      <w:r w:rsidRPr="00F2610B">
        <w:rPr>
          <w:rFonts w:ascii="Times New Roman" w:eastAsia="Times New Roman" w:hAnsi="Times New Roman" w:cs="Times New Roman"/>
          <w:sz w:val="24"/>
          <w:szCs w:val="24"/>
        </w:rPr>
        <w:t>interaksi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sosial</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serta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makna</w:t>
      </w:r>
      <w:proofErr w:type="spellEnd"/>
      <w:r w:rsidRPr="00F2610B">
        <w:rPr>
          <w:rFonts w:ascii="Times New Roman" w:eastAsia="Times New Roman" w:hAnsi="Times New Roman" w:cs="Times New Roman"/>
          <w:sz w:val="24"/>
          <w:szCs w:val="24"/>
        </w:rPr>
        <w:t xml:space="preserve"> yang </w:t>
      </w:r>
      <w:proofErr w:type="spellStart"/>
      <w:r w:rsidRPr="00F2610B">
        <w:rPr>
          <w:rFonts w:ascii="Times New Roman" w:eastAsia="Times New Roman" w:hAnsi="Times New Roman" w:cs="Times New Roman"/>
          <w:sz w:val="24"/>
          <w:szCs w:val="24"/>
        </w:rPr>
        <w:t>dibangun</w:t>
      </w:r>
      <w:proofErr w:type="spellEnd"/>
      <w:r w:rsidRPr="00F2610B">
        <w:rPr>
          <w:rFonts w:ascii="Times New Roman" w:eastAsia="Times New Roman" w:hAnsi="Times New Roman" w:cs="Times New Roman"/>
          <w:sz w:val="24"/>
          <w:szCs w:val="24"/>
        </w:rPr>
        <w:t xml:space="preserve"> oleh </w:t>
      </w:r>
      <w:proofErr w:type="spellStart"/>
      <w:r w:rsidRPr="00F2610B">
        <w:rPr>
          <w:rFonts w:ascii="Times New Roman" w:eastAsia="Times New Roman" w:hAnsi="Times New Roman" w:cs="Times New Roman"/>
          <w:sz w:val="24"/>
          <w:szCs w:val="24"/>
        </w:rPr>
        <w:t>perangkat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masyarakat</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praktik</w:t>
      </w:r>
      <w:proofErr w:type="spellEnd"/>
      <w:r w:rsidRPr="00F2610B">
        <w:rPr>
          <w:rFonts w:ascii="Times New Roman" w:eastAsia="Times New Roman" w:hAnsi="Times New Roman" w:cs="Times New Roman"/>
          <w:sz w:val="24"/>
          <w:szCs w:val="24"/>
        </w:rPr>
        <w:t xml:space="preserve"> tata </w:t>
      </w:r>
      <w:proofErr w:type="spellStart"/>
      <w:r w:rsidRPr="00F2610B">
        <w:rPr>
          <w:rFonts w:ascii="Times New Roman" w:eastAsia="Times New Roman" w:hAnsi="Times New Roman" w:cs="Times New Roman"/>
          <w:sz w:val="24"/>
          <w:szCs w:val="24"/>
        </w:rPr>
        <w:t>kelola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Pendekatan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kualitatif</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memungkinkan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peneliti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menangkap</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fenomena</w:t>
      </w:r>
      <w:proofErr w:type="spellEnd"/>
      <w:r w:rsidRPr="00F2610B">
        <w:rPr>
          <w:rFonts w:ascii="Times New Roman" w:eastAsia="Times New Roman" w:hAnsi="Times New Roman" w:cs="Times New Roman"/>
          <w:sz w:val="24"/>
          <w:szCs w:val="24"/>
        </w:rPr>
        <w:t xml:space="preserve"> secara </w:t>
      </w:r>
      <w:proofErr w:type="spellStart"/>
      <w:r w:rsidRPr="00F2610B">
        <w:rPr>
          <w:rFonts w:ascii="Times New Roman" w:eastAsia="Times New Roman" w:hAnsi="Times New Roman" w:cs="Times New Roman"/>
          <w:sz w:val="24"/>
          <w:szCs w:val="24"/>
        </w:rPr>
        <w:t>holistik</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k</w:t>
      </w:r>
      <w:r w:rsidR="00C11BE0">
        <w:rPr>
          <w:rFonts w:ascii="Times New Roman" w:eastAsia="Times New Roman" w:hAnsi="Times New Roman" w:cs="Times New Roman"/>
          <w:sz w:val="24"/>
          <w:szCs w:val="24"/>
        </w:rPr>
        <w:t>onteks</w:t>
      </w:r>
      <w:proofErr w:type="spellEnd"/>
      <w:r w:rsidR="00C11BE0">
        <w:rPr>
          <w:rFonts w:ascii="Times New Roman" w:eastAsia="Times New Roman" w:hAnsi="Times New Roman" w:cs="Times New Roman"/>
          <w:sz w:val="24"/>
          <w:szCs w:val="24"/>
        </w:rPr>
        <w:t xml:space="preserve"> </w:t>
      </w:r>
      <w:proofErr w:type="spellStart"/>
      <w:r w:rsidR="00C11BE0">
        <w:rPr>
          <w:rFonts w:ascii="Times New Roman" w:eastAsia="Times New Roman" w:hAnsi="Times New Roman" w:cs="Times New Roman"/>
          <w:sz w:val="24"/>
          <w:szCs w:val="24"/>
        </w:rPr>
        <w:t>alamiah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sehingga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realitas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sosial</w:t>
      </w:r>
      <w:proofErr w:type="spellEnd"/>
      <w:r w:rsidRPr="00F2610B">
        <w:rPr>
          <w:rFonts w:ascii="Times New Roman" w:eastAsia="Times New Roman" w:hAnsi="Times New Roman" w:cs="Times New Roman"/>
          <w:sz w:val="24"/>
          <w:szCs w:val="24"/>
        </w:rPr>
        <w:t xml:space="preserve"> dapat </w:t>
      </w:r>
      <w:proofErr w:type="spellStart"/>
      <w:r w:rsidRPr="00F2610B">
        <w:rPr>
          <w:rFonts w:ascii="Times New Roman" w:eastAsia="Times New Roman" w:hAnsi="Times New Roman" w:cs="Times New Roman"/>
          <w:sz w:val="24"/>
          <w:szCs w:val="24"/>
        </w:rPr>
        <w:t>dipahami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berdasarkan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perspektif</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partisipan</w:t>
      </w:r>
      <w:proofErr w:type="spellEnd"/>
      <w:r w:rsidRPr="00F2610B">
        <w:rPr>
          <w:rFonts w:ascii="Times New Roman" w:eastAsia="Times New Roman" w:hAnsi="Times New Roman" w:cs="Times New Roman"/>
          <w:sz w:val="24"/>
          <w:szCs w:val="24"/>
        </w:rPr>
        <w:t xml:space="preserve"> </w:t>
      </w:r>
      <w:r w:rsidR="00C11BE0">
        <w:rPr>
          <w:rFonts w:ascii="Times New Roman" w:eastAsia="Times New Roman" w:hAnsi="Times New Roman" w:cs="Times New Roman"/>
          <w:sz w:val="24"/>
          <w:szCs w:val="24"/>
        </w:rPr>
        <w:fldChar w:fldCharType="begin" w:fldLock="1"/>
      </w:r>
      <w:r w:rsidR="00C11BE0">
        <w:rPr>
          <w:rFonts w:ascii="Times New Roman" w:eastAsia="Times New Roman" w:hAnsi="Times New Roman" w:cs="Times New Roman"/>
          <w:sz w:val="24"/>
          <w:szCs w:val="24"/>
        </w:rPr>
        <w:instrText>ADDIN CSL_CITATION {"citationItems":[{"id":"ITEM-1","itemData":{"ISBN":"9781071817971","author":[{"dropping-particle":"","family":"Creswell","given":"J W","non-dropping-particle":"","parse-names":false,"suffix":""}],"id":"ITEM-1","issued":{"date-parts":[["2022"]]},"publisher":"SAGE Publications","title":"Research Design: Qualitative, Quantitative, and Mixed Methods Approaches","type":"book"},"uris":["http://www.mendeley.com/documents/?uuid=21d99efb-41d5-48a7-8009-82b361c8e652"]},{"id":"ITEM-2","itemData":{"author":[{"dropping-particle":"","family":"Moleong","given":"Lexy J.","non-dropping-particle":"","parse-names":false,"suffix":""}],"edition":"Revisi","id":"ITEM-2","issued":{"date-parts":[["2022"]]},"publisher":"Remaja Rosdakarya","publisher-place":"Jakarta","title":"Metodologi Penelitian Kualitatif","type":"book"},"uris":["http://www.mendeley.com/documents/?uuid=9366a0c7-d4da-4949-8bf3-c27e6e0d6f1c"]}],"mendeley":{"formattedCitation":"(Creswell, 2022; Moleong, 2022)","plainTextFormattedCitation":"(Creswell, 2022; Moleong, 2022)","previouslyFormattedCitation":"(Creswell, 2022; Moleong, 2022)"},"properties":{"noteIndex":0},"schema":"https://github.com/citation-style-language/schema/raw/master/csl-citation.json"}</w:instrText>
      </w:r>
      <w:r w:rsidR="00C11BE0">
        <w:rPr>
          <w:rFonts w:ascii="Times New Roman" w:eastAsia="Times New Roman" w:hAnsi="Times New Roman" w:cs="Times New Roman"/>
          <w:sz w:val="24"/>
          <w:szCs w:val="24"/>
        </w:rPr>
        <w:fldChar w:fldCharType="separate"/>
      </w:r>
      <w:r w:rsidR="00C11BE0" w:rsidRPr="00C11BE0">
        <w:rPr>
          <w:rFonts w:ascii="Times New Roman" w:eastAsia="Times New Roman" w:hAnsi="Times New Roman" w:cs="Times New Roman"/>
          <w:noProof/>
          <w:sz w:val="24"/>
          <w:szCs w:val="24"/>
        </w:rPr>
        <w:t>(Creswell, 2022; Moleong, 2022)</w:t>
      </w:r>
      <w:r w:rsidR="00C11BE0">
        <w:rPr>
          <w:rFonts w:ascii="Times New Roman" w:eastAsia="Times New Roman" w:hAnsi="Times New Roman" w:cs="Times New Roman"/>
          <w:sz w:val="24"/>
          <w:szCs w:val="24"/>
        </w:rPr>
        <w:fldChar w:fldCharType="end"/>
      </w:r>
      <w:r w:rsidRPr="00F2610B">
        <w:rPr>
          <w:rFonts w:ascii="Times New Roman" w:eastAsia="Times New Roman" w:hAnsi="Times New Roman" w:cs="Times New Roman"/>
          <w:sz w:val="24"/>
          <w:szCs w:val="24"/>
        </w:rPr>
        <w:t xml:space="preserve">. Metode </w:t>
      </w:r>
      <w:proofErr w:type="spellStart"/>
      <w:r w:rsidRPr="00F2610B">
        <w:rPr>
          <w:rFonts w:ascii="Times New Roman" w:eastAsia="Times New Roman" w:hAnsi="Times New Roman" w:cs="Times New Roman"/>
          <w:sz w:val="24"/>
          <w:szCs w:val="24"/>
        </w:rPr>
        <w:t>deskriptif</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digunakan</w:t>
      </w:r>
      <w:proofErr w:type="spellEnd"/>
      <w:r w:rsidRPr="00F2610B">
        <w:rPr>
          <w:rFonts w:ascii="Times New Roman" w:eastAsia="Times New Roman" w:hAnsi="Times New Roman" w:cs="Times New Roman"/>
          <w:sz w:val="24"/>
          <w:szCs w:val="24"/>
        </w:rPr>
        <w:t xml:space="preserve"> untuk </w:t>
      </w:r>
      <w:proofErr w:type="spellStart"/>
      <w:r w:rsidRPr="00F2610B">
        <w:rPr>
          <w:rFonts w:ascii="Times New Roman" w:eastAsia="Times New Roman" w:hAnsi="Times New Roman" w:cs="Times New Roman"/>
          <w:sz w:val="24"/>
          <w:szCs w:val="24"/>
        </w:rPr>
        <w:t>menyajikan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temuan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penelitian</w:t>
      </w:r>
      <w:proofErr w:type="spellEnd"/>
      <w:r w:rsidRPr="00F2610B">
        <w:rPr>
          <w:rFonts w:ascii="Times New Roman" w:eastAsia="Times New Roman" w:hAnsi="Times New Roman" w:cs="Times New Roman"/>
          <w:sz w:val="24"/>
          <w:szCs w:val="24"/>
        </w:rPr>
        <w:t xml:space="preserve"> secara </w:t>
      </w:r>
      <w:proofErr w:type="spellStart"/>
      <w:r w:rsidRPr="00F2610B">
        <w:rPr>
          <w:rFonts w:ascii="Times New Roman" w:eastAsia="Times New Roman" w:hAnsi="Times New Roman" w:cs="Times New Roman"/>
          <w:sz w:val="24"/>
          <w:szCs w:val="24"/>
        </w:rPr>
        <w:t>sistematis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faktual</w:t>
      </w:r>
      <w:proofErr w:type="spellEnd"/>
      <w:r w:rsidRPr="00F2610B">
        <w:rPr>
          <w:rFonts w:ascii="Times New Roman" w:eastAsia="Times New Roman" w:hAnsi="Times New Roman" w:cs="Times New Roman"/>
          <w:sz w:val="24"/>
          <w:szCs w:val="24"/>
        </w:rPr>
        <w:t xml:space="preserve">, dan sesuai dengan </w:t>
      </w:r>
      <w:proofErr w:type="spellStart"/>
      <w:r w:rsidRPr="00F2610B">
        <w:rPr>
          <w:rFonts w:ascii="Times New Roman" w:eastAsia="Times New Roman" w:hAnsi="Times New Roman" w:cs="Times New Roman"/>
          <w:sz w:val="24"/>
          <w:szCs w:val="24"/>
        </w:rPr>
        <w:t>kondisi</w:t>
      </w:r>
      <w:proofErr w:type="spellEnd"/>
      <w:r w:rsidRPr="00F2610B">
        <w:rPr>
          <w:rFonts w:ascii="Times New Roman" w:eastAsia="Times New Roman" w:hAnsi="Times New Roman" w:cs="Times New Roman"/>
          <w:sz w:val="24"/>
          <w:szCs w:val="24"/>
        </w:rPr>
        <w:t xml:space="preserve"> di </w:t>
      </w:r>
      <w:proofErr w:type="spellStart"/>
      <w:r w:rsidRPr="00F2610B">
        <w:rPr>
          <w:rFonts w:ascii="Times New Roman" w:eastAsia="Times New Roman" w:hAnsi="Times New Roman" w:cs="Times New Roman"/>
          <w:sz w:val="24"/>
          <w:szCs w:val="24"/>
        </w:rPr>
        <w:t>lapangan</w:t>
      </w:r>
      <w:proofErr w:type="spellEnd"/>
      <w:r w:rsidRPr="00F2610B">
        <w:rPr>
          <w:rFonts w:ascii="Times New Roman" w:eastAsia="Times New Roman" w:hAnsi="Times New Roman" w:cs="Times New Roman"/>
          <w:sz w:val="24"/>
          <w:szCs w:val="24"/>
        </w:rPr>
        <w:t>.</w:t>
      </w:r>
    </w:p>
    <w:p w14:paraId="6F7875AD" w14:textId="77777777" w:rsidR="00F2610B" w:rsidRDefault="00F2610B" w:rsidP="00F2610B">
      <w:pPr>
        <w:spacing w:after="0" w:line="240" w:lineRule="auto"/>
        <w:jc w:val="both"/>
        <w:rPr>
          <w:rFonts w:ascii="Times New Roman" w:eastAsia="Times New Roman" w:hAnsi="Times New Roman" w:cs="Times New Roman"/>
          <w:sz w:val="24"/>
          <w:szCs w:val="24"/>
        </w:rPr>
      </w:pPr>
    </w:p>
    <w:p w14:paraId="7B475B3D" w14:textId="77777777" w:rsidR="00F2610B" w:rsidRPr="00F2610B" w:rsidRDefault="00F2610B" w:rsidP="00F2610B">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Lokasi Dan </w:t>
      </w:r>
      <w:proofErr w:type="spellStart"/>
      <w:r>
        <w:rPr>
          <w:rFonts w:ascii="Times New Roman" w:eastAsia="Times New Roman" w:hAnsi="Times New Roman" w:cs="Times New Roman"/>
          <w:b/>
          <w:sz w:val="24"/>
          <w:szCs w:val="24"/>
        </w:rPr>
        <w:t>Infotman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Penelitian</w:t>
      </w:r>
      <w:proofErr w:type="spellEnd"/>
    </w:p>
    <w:p w14:paraId="7B843ADA" w14:textId="77777777" w:rsidR="00F2610B" w:rsidRPr="00F2610B" w:rsidRDefault="00F2610B" w:rsidP="00F2610B">
      <w:pPr>
        <w:spacing w:after="0" w:line="240" w:lineRule="auto"/>
        <w:jc w:val="both"/>
        <w:rPr>
          <w:rFonts w:ascii="Times New Roman" w:eastAsia="Times New Roman" w:hAnsi="Times New Roman" w:cs="Times New Roman"/>
          <w:sz w:val="24"/>
          <w:szCs w:val="24"/>
        </w:rPr>
      </w:pPr>
      <w:proofErr w:type="spellStart"/>
      <w:r w:rsidRPr="00F2610B">
        <w:rPr>
          <w:rFonts w:ascii="Times New Roman" w:eastAsia="Times New Roman" w:hAnsi="Times New Roman" w:cs="Times New Roman"/>
          <w:sz w:val="24"/>
          <w:szCs w:val="24"/>
        </w:rPr>
        <w:lastRenderedPageBreak/>
        <w:t>Penelitian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dilaksanakan</w:t>
      </w:r>
      <w:proofErr w:type="spellEnd"/>
      <w:r w:rsidRPr="00F2610B">
        <w:rPr>
          <w:rFonts w:ascii="Times New Roman" w:eastAsia="Times New Roman" w:hAnsi="Times New Roman" w:cs="Times New Roman"/>
          <w:sz w:val="24"/>
          <w:szCs w:val="24"/>
        </w:rPr>
        <w:t xml:space="preserve"> di Desa </w:t>
      </w:r>
      <w:proofErr w:type="spellStart"/>
      <w:r w:rsidRPr="00F2610B">
        <w:rPr>
          <w:rFonts w:ascii="Times New Roman" w:eastAsia="Times New Roman" w:hAnsi="Times New Roman" w:cs="Times New Roman"/>
          <w:sz w:val="24"/>
          <w:szCs w:val="24"/>
        </w:rPr>
        <w:t>Telukan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Kabupaten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Sukoharjo</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selama</w:t>
      </w:r>
      <w:proofErr w:type="spellEnd"/>
      <w:r w:rsidRPr="00F2610B">
        <w:rPr>
          <w:rFonts w:ascii="Times New Roman" w:eastAsia="Times New Roman" w:hAnsi="Times New Roman" w:cs="Times New Roman"/>
          <w:sz w:val="24"/>
          <w:szCs w:val="24"/>
        </w:rPr>
        <w:t xml:space="preserve"> dua bulan, </w:t>
      </w:r>
      <w:proofErr w:type="spellStart"/>
      <w:r w:rsidRPr="00F2610B">
        <w:rPr>
          <w:rFonts w:ascii="Times New Roman" w:eastAsia="Times New Roman" w:hAnsi="Times New Roman" w:cs="Times New Roman"/>
          <w:sz w:val="24"/>
          <w:szCs w:val="24"/>
        </w:rPr>
        <w:t>yaitu</w:t>
      </w:r>
      <w:proofErr w:type="spellEnd"/>
      <w:r w:rsidRPr="00F2610B">
        <w:rPr>
          <w:rFonts w:ascii="Times New Roman" w:eastAsia="Times New Roman" w:hAnsi="Times New Roman" w:cs="Times New Roman"/>
          <w:sz w:val="24"/>
          <w:szCs w:val="24"/>
        </w:rPr>
        <w:t xml:space="preserve"> Desember 2025 </w:t>
      </w:r>
      <w:proofErr w:type="spellStart"/>
      <w:r w:rsidRPr="00F2610B">
        <w:rPr>
          <w:rFonts w:ascii="Times New Roman" w:eastAsia="Times New Roman" w:hAnsi="Times New Roman" w:cs="Times New Roman"/>
          <w:sz w:val="24"/>
          <w:szCs w:val="24"/>
        </w:rPr>
        <w:t>hingga</w:t>
      </w:r>
      <w:proofErr w:type="spellEnd"/>
      <w:r w:rsidRPr="00F2610B">
        <w:rPr>
          <w:rFonts w:ascii="Times New Roman" w:eastAsia="Times New Roman" w:hAnsi="Times New Roman" w:cs="Times New Roman"/>
          <w:sz w:val="24"/>
          <w:szCs w:val="24"/>
        </w:rPr>
        <w:t xml:space="preserve"> Januari 2026. </w:t>
      </w:r>
      <w:proofErr w:type="spellStart"/>
      <w:r w:rsidRPr="00F2610B">
        <w:rPr>
          <w:rFonts w:ascii="Times New Roman" w:eastAsia="Times New Roman" w:hAnsi="Times New Roman" w:cs="Times New Roman"/>
          <w:sz w:val="24"/>
          <w:szCs w:val="24"/>
        </w:rPr>
        <w:t>Pemilihan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lokasi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didasarkan</w:t>
      </w:r>
      <w:proofErr w:type="spellEnd"/>
      <w:r w:rsidRPr="00F2610B">
        <w:rPr>
          <w:rFonts w:ascii="Times New Roman" w:eastAsia="Times New Roman" w:hAnsi="Times New Roman" w:cs="Times New Roman"/>
          <w:sz w:val="24"/>
          <w:szCs w:val="24"/>
        </w:rPr>
        <w:t xml:space="preserve"> pada </w:t>
      </w:r>
      <w:proofErr w:type="spellStart"/>
      <w:r w:rsidRPr="00F2610B">
        <w:rPr>
          <w:rFonts w:ascii="Times New Roman" w:eastAsia="Times New Roman" w:hAnsi="Times New Roman" w:cs="Times New Roman"/>
          <w:sz w:val="24"/>
          <w:szCs w:val="24"/>
        </w:rPr>
        <w:t>pertimbangan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bahwa</w:t>
      </w:r>
      <w:proofErr w:type="spellEnd"/>
      <w:r w:rsidRPr="00F2610B">
        <w:rPr>
          <w:rFonts w:ascii="Times New Roman" w:eastAsia="Times New Roman" w:hAnsi="Times New Roman" w:cs="Times New Roman"/>
          <w:sz w:val="24"/>
          <w:szCs w:val="24"/>
        </w:rPr>
        <w:t xml:space="preserve"> Desa </w:t>
      </w:r>
      <w:proofErr w:type="spellStart"/>
      <w:r w:rsidRPr="00F2610B">
        <w:rPr>
          <w:rFonts w:ascii="Times New Roman" w:eastAsia="Times New Roman" w:hAnsi="Times New Roman" w:cs="Times New Roman"/>
          <w:sz w:val="24"/>
          <w:szCs w:val="24"/>
        </w:rPr>
        <w:t>Telukan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merupakan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 xml:space="preserve"> dengan </w:t>
      </w:r>
      <w:proofErr w:type="spellStart"/>
      <w:r w:rsidRPr="00F2610B">
        <w:rPr>
          <w:rFonts w:ascii="Times New Roman" w:eastAsia="Times New Roman" w:hAnsi="Times New Roman" w:cs="Times New Roman"/>
          <w:sz w:val="24"/>
          <w:szCs w:val="24"/>
        </w:rPr>
        <w:t>karakteristik</w:t>
      </w:r>
      <w:proofErr w:type="spellEnd"/>
      <w:r w:rsidRPr="00F2610B">
        <w:rPr>
          <w:rFonts w:ascii="Times New Roman" w:eastAsia="Times New Roman" w:hAnsi="Times New Roman" w:cs="Times New Roman"/>
          <w:sz w:val="24"/>
          <w:szCs w:val="24"/>
        </w:rPr>
        <w:t xml:space="preserve"> wilayah </w:t>
      </w:r>
      <w:proofErr w:type="spellStart"/>
      <w:r w:rsidRPr="00F2610B">
        <w:rPr>
          <w:rFonts w:ascii="Times New Roman" w:eastAsia="Times New Roman" w:hAnsi="Times New Roman" w:cs="Times New Roman"/>
          <w:sz w:val="24"/>
          <w:szCs w:val="24"/>
        </w:rPr>
        <w:t>industri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serta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memiliki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dinamika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yang </w:t>
      </w:r>
      <w:proofErr w:type="spellStart"/>
      <w:r w:rsidRPr="00F2610B">
        <w:rPr>
          <w:rFonts w:ascii="Times New Roman" w:eastAsia="Times New Roman" w:hAnsi="Times New Roman" w:cs="Times New Roman"/>
          <w:sz w:val="24"/>
          <w:szCs w:val="24"/>
        </w:rPr>
        <w:t>menarik</w:t>
      </w:r>
      <w:proofErr w:type="spellEnd"/>
      <w:r w:rsidRPr="00F2610B">
        <w:rPr>
          <w:rFonts w:ascii="Times New Roman" w:eastAsia="Times New Roman" w:hAnsi="Times New Roman" w:cs="Times New Roman"/>
          <w:sz w:val="24"/>
          <w:szCs w:val="24"/>
        </w:rPr>
        <w:t xml:space="preserve"> untuk </w:t>
      </w:r>
      <w:proofErr w:type="spellStart"/>
      <w:r w:rsidRPr="00F2610B">
        <w:rPr>
          <w:rFonts w:ascii="Times New Roman" w:eastAsia="Times New Roman" w:hAnsi="Times New Roman" w:cs="Times New Roman"/>
          <w:sz w:val="24"/>
          <w:szCs w:val="24"/>
        </w:rPr>
        <w:t>dikaji</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konteks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transparansi</w:t>
      </w:r>
      <w:proofErr w:type="spellEnd"/>
      <w:r w:rsidRPr="00F2610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Informan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penelitian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meliputi</w:t>
      </w:r>
      <w:proofErr w:type="spellEnd"/>
      <w:r w:rsidRPr="00F2610B">
        <w:rPr>
          <w:rFonts w:ascii="Times New Roman" w:eastAsia="Times New Roman" w:hAnsi="Times New Roman" w:cs="Times New Roman"/>
          <w:sz w:val="24"/>
          <w:szCs w:val="24"/>
        </w:rPr>
        <w:t>:</w:t>
      </w:r>
    </w:p>
    <w:p w14:paraId="1AD2BB9A" w14:textId="77777777" w:rsidR="00F2610B" w:rsidRDefault="00F2610B" w:rsidP="00F2610B">
      <w:pPr>
        <w:pStyle w:val="ListParagraph"/>
        <w:numPr>
          <w:ilvl w:val="0"/>
          <w:numId w:val="1"/>
        </w:numPr>
        <w:spacing w:after="0" w:line="240" w:lineRule="auto"/>
        <w:ind w:left="426"/>
        <w:jc w:val="both"/>
        <w:rPr>
          <w:rFonts w:ascii="Times New Roman" w:eastAsia="Times New Roman" w:hAnsi="Times New Roman" w:cs="Times New Roman"/>
          <w:sz w:val="24"/>
          <w:szCs w:val="24"/>
        </w:rPr>
      </w:pPr>
      <w:proofErr w:type="spellStart"/>
      <w:r w:rsidRPr="00F2610B">
        <w:rPr>
          <w:rFonts w:ascii="Times New Roman" w:eastAsia="Times New Roman" w:hAnsi="Times New Roman" w:cs="Times New Roman"/>
          <w:sz w:val="24"/>
          <w:szCs w:val="24"/>
        </w:rPr>
        <w:t>Kepala</w:t>
      </w:r>
      <w:proofErr w:type="spellEnd"/>
      <w:r w:rsidRPr="00F2610B">
        <w:rPr>
          <w:rFonts w:ascii="Times New Roman" w:eastAsia="Times New Roman" w:hAnsi="Times New Roman" w:cs="Times New Roman"/>
          <w:sz w:val="24"/>
          <w:szCs w:val="24"/>
        </w:rPr>
        <w:t xml:space="preserve"> Desa</w:t>
      </w:r>
    </w:p>
    <w:p w14:paraId="2173C6E8" w14:textId="77777777" w:rsidR="00F2610B" w:rsidRDefault="00F2610B" w:rsidP="00F2610B">
      <w:pPr>
        <w:pStyle w:val="ListParagraph"/>
        <w:numPr>
          <w:ilvl w:val="0"/>
          <w:numId w:val="1"/>
        </w:numPr>
        <w:spacing w:after="0" w:line="240" w:lineRule="auto"/>
        <w:ind w:left="426"/>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 xml:space="preserve">Kaur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Desa</w:t>
      </w:r>
    </w:p>
    <w:p w14:paraId="71A28274" w14:textId="77777777" w:rsidR="00F2610B" w:rsidRPr="00F2610B" w:rsidRDefault="00F2610B" w:rsidP="00F2610B">
      <w:pPr>
        <w:pStyle w:val="ListParagraph"/>
        <w:numPr>
          <w:ilvl w:val="0"/>
          <w:numId w:val="1"/>
        </w:numPr>
        <w:spacing w:after="0" w:line="240" w:lineRule="auto"/>
        <w:ind w:left="426"/>
        <w:jc w:val="both"/>
        <w:rPr>
          <w:rFonts w:ascii="Times New Roman" w:eastAsia="Times New Roman" w:hAnsi="Times New Roman" w:cs="Times New Roman"/>
          <w:sz w:val="24"/>
          <w:szCs w:val="24"/>
        </w:rPr>
      </w:pPr>
      <w:proofErr w:type="spellStart"/>
      <w:r w:rsidRPr="00F2610B">
        <w:rPr>
          <w:rFonts w:ascii="Times New Roman" w:eastAsia="Times New Roman" w:hAnsi="Times New Roman" w:cs="Times New Roman"/>
          <w:sz w:val="24"/>
          <w:szCs w:val="24"/>
        </w:rPr>
        <w:t>Perwakilan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masyarakat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p>
    <w:p w14:paraId="0273839F" w14:textId="77777777" w:rsidR="00F2610B" w:rsidRPr="00F2610B" w:rsidRDefault="00F2610B" w:rsidP="00F2610B">
      <w:pPr>
        <w:spacing w:after="0" w:line="240" w:lineRule="auto"/>
        <w:jc w:val="both"/>
        <w:rPr>
          <w:rFonts w:ascii="Times New Roman" w:eastAsia="Times New Roman" w:hAnsi="Times New Roman" w:cs="Times New Roman"/>
          <w:sz w:val="24"/>
          <w:szCs w:val="24"/>
        </w:rPr>
      </w:pPr>
    </w:p>
    <w:p w14:paraId="248D1865" w14:textId="77777777" w:rsidR="00F2610B" w:rsidRPr="00F2610B" w:rsidRDefault="00F2610B" w:rsidP="00F2610B">
      <w:pPr>
        <w:spacing w:after="0" w:line="240" w:lineRule="auto"/>
        <w:jc w:val="both"/>
        <w:rPr>
          <w:rFonts w:ascii="Times New Roman" w:eastAsia="Times New Roman" w:hAnsi="Times New Roman" w:cs="Times New Roman"/>
          <w:b/>
          <w:sz w:val="24"/>
          <w:szCs w:val="24"/>
        </w:rPr>
      </w:pPr>
      <w:r w:rsidRPr="00F2610B">
        <w:rPr>
          <w:rFonts w:ascii="Times New Roman" w:eastAsia="Times New Roman" w:hAnsi="Times New Roman" w:cs="Times New Roman"/>
          <w:b/>
          <w:sz w:val="24"/>
          <w:szCs w:val="24"/>
        </w:rPr>
        <w:t xml:space="preserve">Teknik </w:t>
      </w:r>
      <w:proofErr w:type="spellStart"/>
      <w:r w:rsidRPr="00F2610B">
        <w:rPr>
          <w:rFonts w:ascii="Times New Roman" w:eastAsia="Times New Roman" w:hAnsi="Times New Roman" w:cs="Times New Roman"/>
          <w:b/>
          <w:sz w:val="24"/>
          <w:szCs w:val="24"/>
        </w:rPr>
        <w:t>Pengumpulan</w:t>
      </w:r>
      <w:proofErr w:type="spellEnd"/>
      <w:r w:rsidRPr="00F2610B">
        <w:rPr>
          <w:rFonts w:ascii="Times New Roman" w:eastAsia="Times New Roman" w:hAnsi="Times New Roman" w:cs="Times New Roman"/>
          <w:b/>
          <w:sz w:val="24"/>
          <w:szCs w:val="24"/>
        </w:rPr>
        <w:t xml:space="preserve"> Data</w:t>
      </w:r>
    </w:p>
    <w:p w14:paraId="53EDA5EC" w14:textId="77777777" w:rsidR="00F2610B" w:rsidRPr="00F2610B" w:rsidRDefault="00F2610B" w:rsidP="00F2610B">
      <w:pPr>
        <w:spacing w:after="0" w:line="240" w:lineRule="auto"/>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 xml:space="preserve">Teknik </w:t>
      </w:r>
      <w:proofErr w:type="spellStart"/>
      <w:r w:rsidRPr="00F2610B">
        <w:rPr>
          <w:rFonts w:ascii="Times New Roman" w:eastAsia="Times New Roman" w:hAnsi="Times New Roman" w:cs="Times New Roman"/>
          <w:sz w:val="24"/>
          <w:szCs w:val="24"/>
        </w:rPr>
        <w:t>pengumpulan</w:t>
      </w:r>
      <w:proofErr w:type="spellEnd"/>
      <w:r w:rsidRPr="00F2610B">
        <w:rPr>
          <w:rFonts w:ascii="Times New Roman" w:eastAsia="Times New Roman" w:hAnsi="Times New Roman" w:cs="Times New Roman"/>
          <w:sz w:val="24"/>
          <w:szCs w:val="24"/>
        </w:rPr>
        <w:t xml:space="preserve"> data dalam </w:t>
      </w:r>
      <w:proofErr w:type="spellStart"/>
      <w:r w:rsidRPr="00F2610B">
        <w:rPr>
          <w:rFonts w:ascii="Times New Roman" w:eastAsia="Times New Roman" w:hAnsi="Times New Roman" w:cs="Times New Roman"/>
          <w:sz w:val="24"/>
          <w:szCs w:val="24"/>
        </w:rPr>
        <w:t>penelitian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ini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meliputi</w:t>
      </w:r>
      <w:proofErr w:type="spellEnd"/>
      <w:r w:rsidRPr="00F2610B">
        <w:rPr>
          <w:rFonts w:ascii="Times New Roman" w:eastAsia="Times New Roman" w:hAnsi="Times New Roman" w:cs="Times New Roman"/>
          <w:sz w:val="24"/>
          <w:szCs w:val="24"/>
        </w:rPr>
        <w:t>:</w:t>
      </w:r>
    </w:p>
    <w:p w14:paraId="5F03274C" w14:textId="77777777" w:rsidR="00F2610B" w:rsidRPr="00F2610B" w:rsidRDefault="00F2610B" w:rsidP="00F2610B">
      <w:pPr>
        <w:pStyle w:val="ListParagraph"/>
        <w:numPr>
          <w:ilvl w:val="0"/>
          <w:numId w:val="2"/>
        </w:numPr>
        <w:spacing w:after="0" w:line="240" w:lineRule="auto"/>
        <w:ind w:left="426"/>
        <w:jc w:val="both"/>
        <w:rPr>
          <w:rFonts w:ascii="Times New Roman" w:eastAsia="Times New Roman" w:hAnsi="Times New Roman" w:cs="Times New Roman"/>
          <w:sz w:val="24"/>
          <w:szCs w:val="24"/>
        </w:rPr>
      </w:pPr>
      <w:proofErr w:type="spellStart"/>
      <w:r w:rsidRPr="00F2610B">
        <w:rPr>
          <w:rFonts w:ascii="Times New Roman" w:eastAsia="Times New Roman" w:hAnsi="Times New Roman" w:cs="Times New Roman"/>
          <w:sz w:val="24"/>
          <w:szCs w:val="24"/>
        </w:rPr>
        <w:t>Wawancara</w:t>
      </w:r>
      <w:proofErr w:type="spellEnd"/>
      <w:r w:rsidRPr="00F2610B">
        <w:rPr>
          <w:rFonts w:ascii="Times New Roman" w:eastAsia="Times New Roman" w:hAnsi="Times New Roman" w:cs="Times New Roman"/>
          <w:sz w:val="24"/>
          <w:szCs w:val="24"/>
        </w:rPr>
        <w:t xml:space="preserve">, untuk </w:t>
      </w:r>
      <w:proofErr w:type="spellStart"/>
      <w:r w:rsidRPr="00F2610B">
        <w:rPr>
          <w:rFonts w:ascii="Times New Roman" w:eastAsia="Times New Roman" w:hAnsi="Times New Roman" w:cs="Times New Roman"/>
          <w:sz w:val="24"/>
          <w:szCs w:val="24"/>
        </w:rPr>
        <w:t>memperoleh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informasi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mendalam</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mengenai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praktik</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akuntabilitas</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transparansi</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w:t>
      </w:r>
    </w:p>
    <w:p w14:paraId="17078347" w14:textId="77777777" w:rsidR="00F2610B" w:rsidRDefault="00F2610B" w:rsidP="00F2610B">
      <w:pPr>
        <w:pStyle w:val="ListParagraph"/>
        <w:numPr>
          <w:ilvl w:val="0"/>
          <w:numId w:val="2"/>
        </w:numPr>
        <w:spacing w:after="0" w:line="240" w:lineRule="auto"/>
        <w:ind w:left="426"/>
        <w:jc w:val="both"/>
        <w:rPr>
          <w:rFonts w:ascii="Times New Roman" w:eastAsia="Times New Roman" w:hAnsi="Times New Roman" w:cs="Times New Roman"/>
          <w:sz w:val="24"/>
          <w:szCs w:val="24"/>
        </w:rPr>
      </w:pPr>
      <w:proofErr w:type="spellStart"/>
      <w:r w:rsidRPr="00F2610B">
        <w:rPr>
          <w:rFonts w:ascii="Times New Roman" w:eastAsia="Times New Roman" w:hAnsi="Times New Roman" w:cs="Times New Roman"/>
          <w:sz w:val="24"/>
          <w:szCs w:val="24"/>
        </w:rPr>
        <w:t>Dokumentasi</w:t>
      </w:r>
      <w:proofErr w:type="spellEnd"/>
      <w:r w:rsidRPr="00F2610B">
        <w:rPr>
          <w:rFonts w:ascii="Times New Roman" w:eastAsia="Times New Roman" w:hAnsi="Times New Roman" w:cs="Times New Roman"/>
          <w:sz w:val="24"/>
          <w:szCs w:val="24"/>
        </w:rPr>
        <w:t xml:space="preserve">, untuk </w:t>
      </w:r>
      <w:proofErr w:type="spellStart"/>
      <w:r w:rsidRPr="00F2610B">
        <w:rPr>
          <w:rFonts w:ascii="Times New Roman" w:eastAsia="Times New Roman" w:hAnsi="Times New Roman" w:cs="Times New Roman"/>
          <w:sz w:val="24"/>
          <w:szCs w:val="24"/>
        </w:rPr>
        <w:t>mengkaji</w:t>
      </w:r>
      <w:proofErr w:type="spellEnd"/>
      <w:r w:rsidRPr="00F2610B">
        <w:rPr>
          <w:rFonts w:ascii="Times New Roman" w:eastAsia="Times New Roman" w:hAnsi="Times New Roman" w:cs="Times New Roman"/>
          <w:sz w:val="24"/>
          <w:szCs w:val="24"/>
        </w:rPr>
        <w:t xml:space="preserve"> bukti </w:t>
      </w:r>
      <w:proofErr w:type="spellStart"/>
      <w:r w:rsidRPr="00F2610B">
        <w:rPr>
          <w:rFonts w:ascii="Times New Roman" w:eastAsia="Times New Roman" w:hAnsi="Times New Roman" w:cs="Times New Roman"/>
          <w:sz w:val="24"/>
          <w:szCs w:val="24"/>
        </w:rPr>
        <w:t>administratif</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regulatif</w:t>
      </w:r>
      <w:proofErr w:type="spellEnd"/>
      <w:r w:rsidRPr="00F2610B">
        <w:rPr>
          <w:rFonts w:ascii="Times New Roman" w:eastAsia="Times New Roman" w:hAnsi="Times New Roman" w:cs="Times New Roman"/>
          <w:sz w:val="24"/>
          <w:szCs w:val="24"/>
        </w:rPr>
        <w:t xml:space="preserve"> yang </w:t>
      </w:r>
      <w:proofErr w:type="spellStart"/>
      <w:r w:rsidRPr="00F2610B">
        <w:rPr>
          <w:rFonts w:ascii="Times New Roman" w:eastAsia="Times New Roman" w:hAnsi="Times New Roman" w:cs="Times New Roman"/>
          <w:sz w:val="24"/>
          <w:szCs w:val="24"/>
        </w:rPr>
        <w:t>berkaitan</w:t>
      </w:r>
      <w:proofErr w:type="spellEnd"/>
      <w:r w:rsidRPr="00F2610B">
        <w:rPr>
          <w:rFonts w:ascii="Times New Roman" w:eastAsia="Times New Roman" w:hAnsi="Times New Roman" w:cs="Times New Roman"/>
          <w:sz w:val="24"/>
          <w:szCs w:val="24"/>
        </w:rPr>
        <w:t xml:space="preserve"> dengan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keuangan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desa</w:t>
      </w:r>
      <w:proofErr w:type="spellEnd"/>
      <w:r w:rsidRPr="00F2610B">
        <w:rPr>
          <w:rFonts w:ascii="Times New Roman" w:eastAsia="Times New Roman" w:hAnsi="Times New Roman" w:cs="Times New Roman"/>
          <w:sz w:val="24"/>
          <w:szCs w:val="24"/>
        </w:rPr>
        <w:t>.</w:t>
      </w:r>
    </w:p>
    <w:p w14:paraId="1643E727" w14:textId="77777777" w:rsidR="00F2610B" w:rsidRDefault="00F2610B" w:rsidP="00F2610B">
      <w:pPr>
        <w:spacing w:after="0" w:line="240" w:lineRule="auto"/>
        <w:ind w:left="66"/>
        <w:jc w:val="both"/>
        <w:rPr>
          <w:rFonts w:ascii="Times New Roman" w:eastAsia="Times New Roman" w:hAnsi="Times New Roman" w:cs="Times New Roman"/>
          <w:sz w:val="24"/>
          <w:szCs w:val="24"/>
        </w:rPr>
      </w:pPr>
    </w:p>
    <w:p w14:paraId="46078B06" w14:textId="77777777" w:rsidR="00F2610B" w:rsidRPr="00F2610B" w:rsidRDefault="00F2610B" w:rsidP="00F2610B">
      <w:pPr>
        <w:spacing w:after="0" w:line="240" w:lineRule="auto"/>
        <w:jc w:val="both"/>
        <w:rPr>
          <w:rFonts w:ascii="Times New Roman" w:eastAsia="Times New Roman" w:hAnsi="Times New Roman" w:cs="Times New Roman"/>
          <w:b/>
          <w:sz w:val="24"/>
          <w:szCs w:val="24"/>
        </w:rPr>
      </w:pPr>
      <w:r w:rsidRPr="00F2610B">
        <w:rPr>
          <w:rFonts w:ascii="Times New Roman" w:eastAsia="Times New Roman" w:hAnsi="Times New Roman" w:cs="Times New Roman"/>
          <w:b/>
          <w:sz w:val="24"/>
          <w:szCs w:val="24"/>
        </w:rPr>
        <w:t xml:space="preserve">Teknik </w:t>
      </w:r>
      <w:proofErr w:type="spellStart"/>
      <w:r w:rsidRPr="00F2610B">
        <w:rPr>
          <w:rFonts w:ascii="Times New Roman" w:eastAsia="Times New Roman" w:hAnsi="Times New Roman" w:cs="Times New Roman"/>
          <w:b/>
          <w:sz w:val="24"/>
          <w:szCs w:val="24"/>
        </w:rPr>
        <w:t>Analisis</w:t>
      </w:r>
      <w:proofErr w:type="spellEnd"/>
      <w:r w:rsidRPr="00F2610B">
        <w:rPr>
          <w:rFonts w:ascii="Times New Roman" w:eastAsia="Times New Roman" w:hAnsi="Times New Roman" w:cs="Times New Roman"/>
          <w:b/>
          <w:sz w:val="24"/>
          <w:szCs w:val="24"/>
        </w:rPr>
        <w:t xml:space="preserve"> Data</w:t>
      </w:r>
    </w:p>
    <w:p w14:paraId="2A6D4670" w14:textId="77777777" w:rsidR="00F2610B" w:rsidRPr="00F2610B" w:rsidRDefault="00F2610B" w:rsidP="00F2610B">
      <w:pPr>
        <w:spacing w:after="0" w:line="240" w:lineRule="auto"/>
        <w:jc w:val="both"/>
        <w:rPr>
          <w:rFonts w:ascii="Times New Roman" w:eastAsia="Times New Roman" w:hAnsi="Times New Roman" w:cs="Times New Roman"/>
          <w:sz w:val="24"/>
          <w:szCs w:val="24"/>
        </w:rPr>
      </w:pPr>
      <w:proofErr w:type="spellStart"/>
      <w:r w:rsidRPr="00F2610B">
        <w:rPr>
          <w:rFonts w:ascii="Times New Roman" w:eastAsia="Times New Roman" w:hAnsi="Times New Roman" w:cs="Times New Roman"/>
          <w:sz w:val="24"/>
          <w:szCs w:val="24"/>
        </w:rPr>
        <w:t>Analisis</w:t>
      </w:r>
      <w:proofErr w:type="spellEnd"/>
      <w:r w:rsidRPr="00F2610B">
        <w:rPr>
          <w:rFonts w:ascii="Times New Roman" w:eastAsia="Times New Roman" w:hAnsi="Times New Roman" w:cs="Times New Roman"/>
          <w:sz w:val="24"/>
          <w:szCs w:val="24"/>
        </w:rPr>
        <w:t xml:space="preserve"> data </w:t>
      </w:r>
      <w:proofErr w:type="spellStart"/>
      <w:r w:rsidRPr="00F2610B">
        <w:rPr>
          <w:rFonts w:ascii="Times New Roman" w:eastAsia="Times New Roman" w:hAnsi="Times New Roman" w:cs="Times New Roman"/>
          <w:sz w:val="24"/>
          <w:szCs w:val="24"/>
        </w:rPr>
        <w:t>dilakukan</w:t>
      </w:r>
      <w:proofErr w:type="spellEnd"/>
      <w:r w:rsidRPr="00F2610B">
        <w:rPr>
          <w:rFonts w:ascii="Times New Roman" w:eastAsia="Times New Roman" w:hAnsi="Times New Roman" w:cs="Times New Roman"/>
          <w:sz w:val="24"/>
          <w:szCs w:val="24"/>
        </w:rPr>
        <w:t xml:space="preserve"> secara </w:t>
      </w:r>
      <w:proofErr w:type="spellStart"/>
      <w:r w:rsidRPr="00F2610B">
        <w:rPr>
          <w:rFonts w:ascii="Times New Roman" w:eastAsia="Times New Roman" w:hAnsi="Times New Roman" w:cs="Times New Roman"/>
          <w:sz w:val="24"/>
          <w:szCs w:val="24"/>
        </w:rPr>
        <w:t>bertahap</w:t>
      </w:r>
      <w:proofErr w:type="spellEnd"/>
      <w:r w:rsidRPr="00F2610B">
        <w:rPr>
          <w:rFonts w:ascii="Times New Roman" w:eastAsia="Times New Roman" w:hAnsi="Times New Roman" w:cs="Times New Roman"/>
          <w:sz w:val="24"/>
          <w:szCs w:val="24"/>
        </w:rPr>
        <w:t xml:space="preserve"> dengan </w:t>
      </w:r>
      <w:proofErr w:type="spellStart"/>
      <w:r w:rsidRPr="00F2610B">
        <w:rPr>
          <w:rFonts w:ascii="Times New Roman" w:eastAsia="Times New Roman" w:hAnsi="Times New Roman" w:cs="Times New Roman"/>
          <w:sz w:val="24"/>
          <w:szCs w:val="24"/>
        </w:rPr>
        <w:t>bantuan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perangkat</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lunak</w:t>
      </w:r>
      <w:proofErr w:type="spellEnd"/>
      <w:r w:rsidRPr="00F2610B">
        <w:rPr>
          <w:rFonts w:ascii="Times New Roman" w:eastAsia="Times New Roman" w:hAnsi="Times New Roman" w:cs="Times New Roman"/>
          <w:sz w:val="24"/>
          <w:szCs w:val="24"/>
        </w:rPr>
        <w:t xml:space="preserve"> NVivo 12 untuk </w:t>
      </w:r>
      <w:proofErr w:type="spellStart"/>
      <w:r w:rsidRPr="00F2610B">
        <w:rPr>
          <w:rFonts w:ascii="Times New Roman" w:eastAsia="Times New Roman" w:hAnsi="Times New Roman" w:cs="Times New Roman"/>
          <w:sz w:val="24"/>
          <w:szCs w:val="24"/>
        </w:rPr>
        <w:t>mendukung</w:t>
      </w:r>
      <w:proofErr w:type="spellEnd"/>
      <w:r w:rsidRPr="00F2610B">
        <w:rPr>
          <w:rFonts w:ascii="Times New Roman" w:eastAsia="Times New Roman" w:hAnsi="Times New Roman" w:cs="Times New Roman"/>
          <w:sz w:val="24"/>
          <w:szCs w:val="24"/>
        </w:rPr>
        <w:t xml:space="preserve"> proses </w:t>
      </w:r>
      <w:proofErr w:type="spellStart"/>
      <w:r w:rsidRPr="00F2610B">
        <w:rPr>
          <w:rFonts w:ascii="Times New Roman" w:eastAsia="Times New Roman" w:hAnsi="Times New Roman" w:cs="Times New Roman"/>
          <w:sz w:val="24"/>
          <w:szCs w:val="24"/>
        </w:rPr>
        <w:t>pengelolaan</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pengorganisasian</w:t>
      </w:r>
      <w:proofErr w:type="spellEnd"/>
      <w:r w:rsidRPr="00F2610B">
        <w:rPr>
          <w:rFonts w:ascii="Times New Roman" w:eastAsia="Times New Roman" w:hAnsi="Times New Roman" w:cs="Times New Roman"/>
          <w:sz w:val="24"/>
          <w:szCs w:val="24"/>
        </w:rPr>
        <w:t xml:space="preserve"> data </w:t>
      </w:r>
      <w:proofErr w:type="spellStart"/>
      <w:r w:rsidRPr="00F2610B">
        <w:rPr>
          <w:rFonts w:ascii="Times New Roman" w:eastAsia="Times New Roman" w:hAnsi="Times New Roman" w:cs="Times New Roman"/>
          <w:sz w:val="24"/>
          <w:szCs w:val="24"/>
        </w:rPr>
        <w:t>kualitatif</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Tahapan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analisis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meliputi</w:t>
      </w:r>
      <w:proofErr w:type="spellEnd"/>
      <w:r w:rsidRPr="00F2610B">
        <w:rPr>
          <w:rFonts w:ascii="Times New Roman" w:eastAsia="Times New Roman" w:hAnsi="Times New Roman" w:cs="Times New Roman"/>
          <w:sz w:val="24"/>
          <w:szCs w:val="24"/>
        </w:rPr>
        <w:t>:</w:t>
      </w:r>
    </w:p>
    <w:p w14:paraId="3D3407AF" w14:textId="77777777" w:rsidR="00F2610B" w:rsidRDefault="00F2610B" w:rsidP="00F2610B">
      <w:pPr>
        <w:pStyle w:val="ListParagraph"/>
        <w:numPr>
          <w:ilvl w:val="0"/>
          <w:numId w:val="3"/>
        </w:numPr>
        <w:spacing w:after="0" w:line="240" w:lineRule="auto"/>
        <w:ind w:left="426"/>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 xml:space="preserve">Import Data, </w:t>
      </w:r>
      <w:proofErr w:type="spellStart"/>
      <w:r w:rsidRPr="00F2610B">
        <w:rPr>
          <w:rFonts w:ascii="Times New Roman" w:eastAsia="Times New Roman" w:hAnsi="Times New Roman" w:cs="Times New Roman"/>
          <w:sz w:val="24"/>
          <w:szCs w:val="24"/>
        </w:rPr>
        <w:t>yaitu</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memasukkan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seluruh</w:t>
      </w:r>
      <w:proofErr w:type="spellEnd"/>
      <w:r w:rsidRPr="00F2610B">
        <w:rPr>
          <w:rFonts w:ascii="Times New Roman" w:eastAsia="Times New Roman" w:hAnsi="Times New Roman" w:cs="Times New Roman"/>
          <w:sz w:val="24"/>
          <w:szCs w:val="24"/>
        </w:rPr>
        <w:t xml:space="preserve"> data </w:t>
      </w:r>
      <w:proofErr w:type="spellStart"/>
      <w:r w:rsidRPr="00F2610B">
        <w:rPr>
          <w:rFonts w:ascii="Times New Roman" w:eastAsia="Times New Roman" w:hAnsi="Times New Roman" w:cs="Times New Roman"/>
          <w:sz w:val="24"/>
          <w:szCs w:val="24"/>
        </w:rPr>
        <w:t>wawancara</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dokumen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sistem</w:t>
      </w:r>
      <w:proofErr w:type="spellEnd"/>
      <w:r w:rsidRPr="00F2610B">
        <w:rPr>
          <w:rFonts w:ascii="Times New Roman" w:eastAsia="Times New Roman" w:hAnsi="Times New Roman" w:cs="Times New Roman"/>
          <w:sz w:val="24"/>
          <w:szCs w:val="24"/>
        </w:rPr>
        <w:t xml:space="preserve"> NVivo.</w:t>
      </w:r>
    </w:p>
    <w:p w14:paraId="1017ABFA" w14:textId="77777777" w:rsidR="00F2610B" w:rsidRDefault="00F2610B" w:rsidP="00F2610B">
      <w:pPr>
        <w:pStyle w:val="ListParagraph"/>
        <w:numPr>
          <w:ilvl w:val="0"/>
          <w:numId w:val="3"/>
        </w:numPr>
        <w:spacing w:after="0" w:line="240" w:lineRule="auto"/>
        <w:ind w:left="426"/>
        <w:jc w:val="both"/>
        <w:rPr>
          <w:rFonts w:ascii="Times New Roman" w:eastAsia="Times New Roman" w:hAnsi="Times New Roman" w:cs="Times New Roman"/>
          <w:sz w:val="24"/>
          <w:szCs w:val="24"/>
        </w:rPr>
      </w:pPr>
      <w:r w:rsidRPr="00F2610B">
        <w:rPr>
          <w:rFonts w:ascii="Times New Roman" w:eastAsia="Times New Roman" w:hAnsi="Times New Roman" w:cs="Times New Roman"/>
          <w:sz w:val="24"/>
          <w:szCs w:val="24"/>
        </w:rPr>
        <w:t xml:space="preserve">Coding Data, </w:t>
      </w:r>
      <w:proofErr w:type="spellStart"/>
      <w:r w:rsidRPr="00F2610B">
        <w:rPr>
          <w:rFonts w:ascii="Times New Roman" w:eastAsia="Times New Roman" w:hAnsi="Times New Roman" w:cs="Times New Roman"/>
          <w:sz w:val="24"/>
          <w:szCs w:val="24"/>
        </w:rPr>
        <w:t>dilakukan</w:t>
      </w:r>
      <w:proofErr w:type="spellEnd"/>
      <w:r w:rsidRPr="00F2610B">
        <w:rPr>
          <w:rFonts w:ascii="Times New Roman" w:eastAsia="Times New Roman" w:hAnsi="Times New Roman" w:cs="Times New Roman"/>
          <w:sz w:val="24"/>
          <w:szCs w:val="24"/>
        </w:rPr>
        <w:t xml:space="preserve"> secara </w:t>
      </w:r>
      <w:proofErr w:type="spellStart"/>
      <w:r w:rsidRPr="00F2610B">
        <w:rPr>
          <w:rFonts w:ascii="Times New Roman" w:eastAsia="Times New Roman" w:hAnsi="Times New Roman" w:cs="Times New Roman"/>
          <w:sz w:val="24"/>
          <w:szCs w:val="24"/>
        </w:rPr>
        <w:t>induktif</w:t>
      </w:r>
      <w:proofErr w:type="spellEnd"/>
      <w:r w:rsidRPr="00F2610B">
        <w:rPr>
          <w:rFonts w:ascii="Times New Roman" w:eastAsia="Times New Roman" w:hAnsi="Times New Roman" w:cs="Times New Roman"/>
          <w:sz w:val="24"/>
          <w:szCs w:val="24"/>
        </w:rPr>
        <w:t xml:space="preserve"> dengan </w:t>
      </w:r>
      <w:proofErr w:type="spellStart"/>
      <w:r w:rsidRPr="00F2610B">
        <w:rPr>
          <w:rFonts w:ascii="Times New Roman" w:eastAsia="Times New Roman" w:hAnsi="Times New Roman" w:cs="Times New Roman"/>
          <w:sz w:val="24"/>
          <w:szCs w:val="24"/>
        </w:rPr>
        <w:t>membaca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keseluruhan</w:t>
      </w:r>
      <w:proofErr w:type="spellEnd"/>
      <w:r w:rsidRPr="00F2610B">
        <w:rPr>
          <w:rFonts w:ascii="Times New Roman" w:eastAsia="Times New Roman" w:hAnsi="Times New Roman" w:cs="Times New Roman"/>
          <w:sz w:val="24"/>
          <w:szCs w:val="24"/>
        </w:rPr>
        <w:t xml:space="preserve"> data, </w:t>
      </w:r>
      <w:proofErr w:type="spellStart"/>
      <w:r w:rsidRPr="00F2610B">
        <w:rPr>
          <w:rFonts w:ascii="Times New Roman" w:eastAsia="Times New Roman" w:hAnsi="Times New Roman" w:cs="Times New Roman"/>
          <w:sz w:val="24"/>
          <w:szCs w:val="24"/>
        </w:rPr>
        <w:t>mengidentifikasi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tema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serta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mengelompokkan</w:t>
      </w:r>
      <w:proofErr w:type="spellEnd"/>
      <w:r w:rsidRPr="00F2610B">
        <w:rPr>
          <w:rFonts w:ascii="Times New Roman" w:eastAsia="Times New Roman" w:hAnsi="Times New Roman" w:cs="Times New Roman"/>
          <w:sz w:val="24"/>
          <w:szCs w:val="24"/>
        </w:rPr>
        <w:t xml:space="preserve"> data </w:t>
      </w:r>
      <w:proofErr w:type="spellStart"/>
      <w:r w:rsidRPr="00F2610B">
        <w:rPr>
          <w:rFonts w:ascii="Times New Roman" w:eastAsia="Times New Roman" w:hAnsi="Times New Roman" w:cs="Times New Roman"/>
          <w:sz w:val="24"/>
          <w:szCs w:val="24"/>
        </w:rPr>
        <w:t>ke</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kategori-kategori</w:t>
      </w:r>
      <w:proofErr w:type="spellEnd"/>
      <w:r w:rsidRPr="00F2610B">
        <w:rPr>
          <w:rFonts w:ascii="Times New Roman" w:eastAsia="Times New Roman" w:hAnsi="Times New Roman" w:cs="Times New Roman"/>
          <w:sz w:val="24"/>
          <w:szCs w:val="24"/>
        </w:rPr>
        <w:t xml:space="preserve"> yang </w:t>
      </w:r>
      <w:proofErr w:type="spellStart"/>
      <w:r w:rsidRPr="00F2610B">
        <w:rPr>
          <w:rFonts w:ascii="Times New Roman" w:eastAsia="Times New Roman" w:hAnsi="Times New Roman" w:cs="Times New Roman"/>
          <w:sz w:val="24"/>
          <w:szCs w:val="24"/>
        </w:rPr>
        <w:t>relevan</w:t>
      </w:r>
      <w:proofErr w:type="spellEnd"/>
      <w:r w:rsidRPr="00F2610B">
        <w:rPr>
          <w:rFonts w:ascii="Times New Roman" w:eastAsia="Times New Roman" w:hAnsi="Times New Roman" w:cs="Times New Roman"/>
          <w:sz w:val="24"/>
          <w:szCs w:val="24"/>
        </w:rPr>
        <w:t xml:space="preserve"> dengan </w:t>
      </w:r>
      <w:proofErr w:type="spellStart"/>
      <w:r w:rsidRPr="00F2610B">
        <w:rPr>
          <w:rFonts w:ascii="Times New Roman" w:eastAsia="Times New Roman" w:hAnsi="Times New Roman" w:cs="Times New Roman"/>
          <w:sz w:val="24"/>
          <w:szCs w:val="24"/>
        </w:rPr>
        <w:t>fokus</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penelitian</w:t>
      </w:r>
      <w:proofErr w:type="spellEnd"/>
      <w:r w:rsidRPr="00F2610B">
        <w:rPr>
          <w:rFonts w:ascii="Times New Roman" w:eastAsia="Times New Roman" w:hAnsi="Times New Roman" w:cs="Times New Roman"/>
          <w:sz w:val="24"/>
          <w:szCs w:val="24"/>
        </w:rPr>
        <w:t xml:space="preserve">. Proses </w:t>
      </w:r>
      <w:proofErr w:type="spellStart"/>
      <w:r w:rsidRPr="00F2610B">
        <w:rPr>
          <w:rFonts w:ascii="Times New Roman" w:eastAsia="Times New Roman" w:hAnsi="Times New Roman" w:cs="Times New Roman"/>
          <w:sz w:val="24"/>
          <w:szCs w:val="24"/>
        </w:rPr>
        <w:t>ini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bertujuan</w:t>
      </w:r>
      <w:proofErr w:type="spellEnd"/>
      <w:r w:rsidRPr="00F2610B">
        <w:rPr>
          <w:rFonts w:ascii="Times New Roman" w:eastAsia="Times New Roman" w:hAnsi="Times New Roman" w:cs="Times New Roman"/>
          <w:sz w:val="24"/>
          <w:szCs w:val="24"/>
        </w:rPr>
        <w:t xml:space="preserve"> untuk </w:t>
      </w:r>
      <w:proofErr w:type="spellStart"/>
      <w:r w:rsidRPr="00F2610B">
        <w:rPr>
          <w:rFonts w:ascii="Times New Roman" w:eastAsia="Times New Roman" w:hAnsi="Times New Roman" w:cs="Times New Roman"/>
          <w:sz w:val="24"/>
          <w:szCs w:val="24"/>
        </w:rPr>
        <w:t>menemukan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pola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hubungan</w:t>
      </w:r>
      <w:proofErr w:type="spellEnd"/>
      <w:r w:rsidRPr="00F2610B">
        <w:rPr>
          <w:rFonts w:ascii="Times New Roman" w:eastAsia="Times New Roman" w:hAnsi="Times New Roman" w:cs="Times New Roman"/>
          <w:sz w:val="24"/>
          <w:szCs w:val="24"/>
        </w:rPr>
        <w:t xml:space="preserve">, dan </w:t>
      </w:r>
      <w:proofErr w:type="spellStart"/>
      <w:r w:rsidRPr="00F2610B">
        <w:rPr>
          <w:rFonts w:ascii="Times New Roman" w:eastAsia="Times New Roman" w:hAnsi="Times New Roman" w:cs="Times New Roman"/>
          <w:sz w:val="24"/>
          <w:szCs w:val="24"/>
        </w:rPr>
        <w:t>kecenderungan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temuan</w:t>
      </w:r>
      <w:proofErr w:type="spellEnd"/>
      <w:r w:rsidRPr="00F2610B">
        <w:rPr>
          <w:rFonts w:ascii="Times New Roman" w:eastAsia="Times New Roman" w:hAnsi="Times New Roman" w:cs="Times New Roman"/>
          <w:sz w:val="24"/>
          <w:szCs w:val="24"/>
        </w:rPr>
        <w:t>.</w:t>
      </w:r>
    </w:p>
    <w:p w14:paraId="772D62C5" w14:textId="77777777" w:rsidR="00F2610B" w:rsidRDefault="00F2610B" w:rsidP="00F2610B">
      <w:pPr>
        <w:pStyle w:val="ListParagraph"/>
        <w:numPr>
          <w:ilvl w:val="0"/>
          <w:numId w:val="3"/>
        </w:numPr>
        <w:spacing w:after="0" w:line="240" w:lineRule="auto"/>
        <w:ind w:left="426"/>
        <w:jc w:val="both"/>
        <w:rPr>
          <w:rFonts w:ascii="Times New Roman" w:eastAsia="Times New Roman" w:hAnsi="Times New Roman" w:cs="Times New Roman"/>
          <w:sz w:val="24"/>
          <w:szCs w:val="24"/>
        </w:rPr>
      </w:pPr>
      <w:proofErr w:type="spellStart"/>
      <w:r w:rsidRPr="00F2610B">
        <w:rPr>
          <w:rFonts w:ascii="Times New Roman" w:eastAsia="Times New Roman" w:hAnsi="Times New Roman" w:cs="Times New Roman"/>
          <w:sz w:val="24"/>
          <w:szCs w:val="24"/>
        </w:rPr>
        <w:t>Visualisasi</w:t>
      </w:r>
      <w:proofErr w:type="spellEnd"/>
      <w:r w:rsidRPr="00F2610B">
        <w:rPr>
          <w:rFonts w:ascii="Times New Roman" w:eastAsia="Times New Roman" w:hAnsi="Times New Roman" w:cs="Times New Roman"/>
          <w:sz w:val="24"/>
          <w:szCs w:val="24"/>
        </w:rPr>
        <w:t xml:space="preserve"> Data, </w:t>
      </w:r>
      <w:proofErr w:type="spellStart"/>
      <w:r w:rsidRPr="00F2610B">
        <w:rPr>
          <w:rFonts w:ascii="Times New Roman" w:eastAsia="Times New Roman" w:hAnsi="Times New Roman" w:cs="Times New Roman"/>
          <w:sz w:val="24"/>
          <w:szCs w:val="24"/>
        </w:rPr>
        <w:t>menggunakan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fitur</w:t>
      </w:r>
      <w:proofErr w:type="spellEnd"/>
      <w:r w:rsidRPr="00F2610B">
        <w:rPr>
          <w:rFonts w:ascii="Times New Roman" w:eastAsia="Times New Roman" w:hAnsi="Times New Roman" w:cs="Times New Roman"/>
          <w:sz w:val="24"/>
          <w:szCs w:val="24"/>
        </w:rPr>
        <w:t xml:space="preserve"> seperti Word Frequency, Hierarchy Chart, dan Project Map untuk </w:t>
      </w:r>
      <w:proofErr w:type="spellStart"/>
      <w:r w:rsidRPr="00F2610B">
        <w:rPr>
          <w:rFonts w:ascii="Times New Roman" w:eastAsia="Times New Roman" w:hAnsi="Times New Roman" w:cs="Times New Roman"/>
          <w:sz w:val="24"/>
          <w:szCs w:val="24"/>
        </w:rPr>
        <w:t>memetakan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tema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dominan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serta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hubungan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antar</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kategori</w:t>
      </w:r>
      <w:proofErr w:type="spellEnd"/>
      <w:r w:rsidRPr="00F2610B">
        <w:rPr>
          <w:rFonts w:ascii="Times New Roman" w:eastAsia="Times New Roman" w:hAnsi="Times New Roman" w:cs="Times New Roman"/>
          <w:sz w:val="24"/>
          <w:szCs w:val="24"/>
        </w:rPr>
        <w:t>.</w:t>
      </w:r>
    </w:p>
    <w:p w14:paraId="23330E50" w14:textId="77777777" w:rsidR="00E60C0A" w:rsidRPr="00951E45" w:rsidRDefault="00F2610B" w:rsidP="00951E45">
      <w:pPr>
        <w:pStyle w:val="ListParagraph"/>
        <w:numPr>
          <w:ilvl w:val="0"/>
          <w:numId w:val="3"/>
        </w:numPr>
        <w:spacing w:after="0" w:line="240" w:lineRule="auto"/>
        <w:ind w:left="426"/>
        <w:jc w:val="both"/>
        <w:rPr>
          <w:rFonts w:ascii="Times New Roman" w:eastAsia="Times New Roman" w:hAnsi="Times New Roman" w:cs="Times New Roman"/>
          <w:sz w:val="24"/>
          <w:szCs w:val="24"/>
        </w:rPr>
      </w:pPr>
      <w:proofErr w:type="spellStart"/>
      <w:r w:rsidRPr="00F2610B">
        <w:rPr>
          <w:rFonts w:ascii="Times New Roman" w:eastAsia="Times New Roman" w:hAnsi="Times New Roman" w:cs="Times New Roman"/>
          <w:sz w:val="24"/>
          <w:szCs w:val="24"/>
        </w:rPr>
        <w:t>Penarikan</w:t>
      </w:r>
      <w:proofErr w:type="spellEnd"/>
      <w:r w:rsidRPr="00F2610B">
        <w:rPr>
          <w:rFonts w:ascii="Times New Roman" w:eastAsia="Times New Roman" w:hAnsi="Times New Roman" w:cs="Times New Roman"/>
          <w:sz w:val="24"/>
          <w:szCs w:val="24"/>
        </w:rPr>
        <w:t xml:space="preserve"> Kesimpulan dan </w:t>
      </w:r>
      <w:proofErr w:type="spellStart"/>
      <w:r w:rsidRPr="00F2610B">
        <w:rPr>
          <w:rFonts w:ascii="Times New Roman" w:eastAsia="Times New Roman" w:hAnsi="Times New Roman" w:cs="Times New Roman"/>
          <w:sz w:val="24"/>
          <w:szCs w:val="24"/>
        </w:rPr>
        <w:t>Penyusunan</w:t>
      </w:r>
      <w:proofErr w:type="spellEnd"/>
      <w:r w:rsidRPr="00F2610B">
        <w:rPr>
          <w:rFonts w:ascii="Times New Roman" w:eastAsia="Times New Roman" w:hAnsi="Times New Roman" w:cs="Times New Roman"/>
          <w:sz w:val="24"/>
          <w:szCs w:val="24"/>
        </w:rPr>
        <w:t xml:space="preserve"> Laporan, </w:t>
      </w:r>
      <w:proofErr w:type="spellStart"/>
      <w:r w:rsidRPr="00F2610B">
        <w:rPr>
          <w:rFonts w:ascii="Times New Roman" w:eastAsia="Times New Roman" w:hAnsi="Times New Roman" w:cs="Times New Roman"/>
          <w:sz w:val="24"/>
          <w:szCs w:val="24"/>
        </w:rPr>
        <w:t>yaitu</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menginterpretasikan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hasil</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analisis</w:t>
      </w:r>
      <w:proofErr w:type="spellEnd"/>
      <w:r w:rsidRPr="00F2610B">
        <w:rPr>
          <w:rFonts w:ascii="Times New Roman" w:eastAsia="Times New Roman" w:hAnsi="Times New Roman" w:cs="Times New Roman"/>
          <w:sz w:val="24"/>
          <w:szCs w:val="24"/>
        </w:rPr>
        <w:t xml:space="preserve"> untuk </w:t>
      </w:r>
      <w:proofErr w:type="spellStart"/>
      <w:r w:rsidRPr="00F2610B">
        <w:rPr>
          <w:rFonts w:ascii="Times New Roman" w:eastAsia="Times New Roman" w:hAnsi="Times New Roman" w:cs="Times New Roman"/>
          <w:sz w:val="24"/>
          <w:szCs w:val="24"/>
        </w:rPr>
        <w:t>menjawab</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rumusan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masalah</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penelitian</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serta</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menyajikannya</w:t>
      </w:r>
      <w:proofErr w:type="spellEnd"/>
      <w:r w:rsidRPr="00F2610B">
        <w:rPr>
          <w:rFonts w:ascii="Times New Roman" w:eastAsia="Times New Roman" w:hAnsi="Times New Roman" w:cs="Times New Roman"/>
          <w:sz w:val="24"/>
          <w:szCs w:val="24"/>
        </w:rPr>
        <w:t xml:space="preserve"> secara </w:t>
      </w:r>
      <w:proofErr w:type="spellStart"/>
      <w:r w:rsidRPr="00F2610B">
        <w:rPr>
          <w:rFonts w:ascii="Times New Roman" w:eastAsia="Times New Roman" w:hAnsi="Times New Roman" w:cs="Times New Roman"/>
          <w:sz w:val="24"/>
          <w:szCs w:val="24"/>
        </w:rPr>
        <w:t>sistematis</w:t>
      </w:r>
      <w:proofErr w:type="spellEnd"/>
      <w:r w:rsidRPr="00F2610B">
        <w:rPr>
          <w:rFonts w:ascii="Times New Roman" w:eastAsia="Times New Roman" w:hAnsi="Times New Roman" w:cs="Times New Roman"/>
          <w:sz w:val="24"/>
          <w:szCs w:val="24"/>
        </w:rPr>
        <w:t xml:space="preserve"> dalam </w:t>
      </w:r>
      <w:proofErr w:type="spellStart"/>
      <w:r w:rsidRPr="00F2610B">
        <w:rPr>
          <w:rFonts w:ascii="Times New Roman" w:eastAsia="Times New Roman" w:hAnsi="Times New Roman" w:cs="Times New Roman"/>
          <w:sz w:val="24"/>
          <w:szCs w:val="24"/>
        </w:rPr>
        <w:t>bentuk</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narasi</w:t>
      </w:r>
      <w:proofErr w:type="spellEnd"/>
      <w:r w:rsidRPr="00F2610B">
        <w:rPr>
          <w:rFonts w:ascii="Times New Roman" w:eastAsia="Times New Roman" w:hAnsi="Times New Roman" w:cs="Times New Roman"/>
          <w:sz w:val="24"/>
          <w:szCs w:val="24"/>
        </w:rPr>
        <w:t xml:space="preserve"> </w:t>
      </w:r>
      <w:proofErr w:type="spellStart"/>
      <w:r w:rsidRPr="00F2610B">
        <w:rPr>
          <w:rFonts w:ascii="Times New Roman" w:eastAsia="Times New Roman" w:hAnsi="Times New Roman" w:cs="Times New Roman"/>
          <w:sz w:val="24"/>
          <w:szCs w:val="24"/>
        </w:rPr>
        <w:t>ilmiah</w:t>
      </w:r>
      <w:proofErr w:type="spellEnd"/>
      <w:r w:rsidRPr="00F2610B">
        <w:rPr>
          <w:rFonts w:ascii="Times New Roman" w:eastAsia="Times New Roman" w:hAnsi="Times New Roman" w:cs="Times New Roman"/>
          <w:sz w:val="24"/>
          <w:szCs w:val="24"/>
        </w:rPr>
        <w:t>.</w:t>
      </w:r>
    </w:p>
    <w:p w14:paraId="78B8D885" w14:textId="77777777" w:rsidR="00C11BE0" w:rsidRDefault="00C11BE0">
      <w:pPr>
        <w:spacing w:after="0" w:line="240" w:lineRule="auto"/>
        <w:jc w:val="both"/>
        <w:rPr>
          <w:rFonts w:ascii="Times New Roman" w:eastAsia="Times New Roman" w:hAnsi="Times New Roman" w:cs="Times New Roman"/>
          <w:sz w:val="24"/>
          <w:szCs w:val="24"/>
          <w:highlight w:val="white"/>
        </w:rPr>
      </w:pPr>
    </w:p>
    <w:p w14:paraId="66574EC4" w14:textId="77777777" w:rsidR="00E60C0A" w:rsidRDefault="008C22CD">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HASIL DAN PEMBAHASAN</w:t>
      </w:r>
    </w:p>
    <w:p w14:paraId="3E759723" w14:textId="77777777" w:rsidR="00594110" w:rsidRPr="00594110" w:rsidRDefault="00594110" w:rsidP="00594110">
      <w:pPr>
        <w:spacing w:after="0" w:line="240" w:lineRule="auto"/>
        <w:jc w:val="both"/>
        <w:rPr>
          <w:rFonts w:ascii="Times New Roman" w:eastAsia="Times New Roman" w:hAnsi="Times New Roman" w:cs="Times New Roman"/>
          <w:b/>
          <w:sz w:val="24"/>
          <w:szCs w:val="24"/>
          <w:lang w:val="en-US"/>
        </w:rPr>
      </w:pPr>
      <w:r w:rsidRPr="00594110">
        <w:rPr>
          <w:rFonts w:ascii="Times New Roman" w:eastAsia="Times New Roman" w:hAnsi="Times New Roman" w:cs="Times New Roman"/>
          <w:b/>
          <w:sz w:val="24"/>
          <w:szCs w:val="24"/>
          <w:lang w:val="id-ID"/>
        </w:rPr>
        <w:t>Akuntabilitas dalam Pengelolaan Keuangan Desa</w:t>
      </w:r>
    </w:p>
    <w:p w14:paraId="4033DCB3" w14:textId="77777777"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id-ID"/>
        </w:rPr>
      </w:pPr>
      <w:r w:rsidRPr="00594110">
        <w:rPr>
          <w:rFonts w:ascii="Times New Roman" w:eastAsia="Times New Roman" w:hAnsi="Times New Roman" w:cs="Times New Roman"/>
          <w:sz w:val="24"/>
          <w:szCs w:val="24"/>
          <w:lang w:val="id-ID"/>
        </w:rPr>
        <w:t xml:space="preserve">Hasil penelitian menunjukkan bahwa Pemerintah Desa Telukan telah menerapkan prinsip akuntabilitas dalam pengelolaan keuangan desa melalui mekanisme pelaporan dan pertanggungjawaban yang sesuai dengan ketentuan peraturan perundang-undangan. Berdasarkan teori akuntabilitas yang dikemukakan oleh </w:t>
      </w:r>
      <w:r w:rsidRPr="00594110">
        <w:rPr>
          <w:rFonts w:ascii="Times New Roman" w:eastAsia="Times New Roman" w:hAnsi="Times New Roman" w:cs="Times New Roman"/>
          <w:sz w:val="24"/>
          <w:szCs w:val="24"/>
          <w:lang w:val="id-ID"/>
        </w:rPr>
        <w:fldChar w:fldCharType="begin" w:fldLock="1"/>
      </w:r>
      <w:r w:rsidRPr="00594110">
        <w:rPr>
          <w:rFonts w:ascii="Times New Roman" w:eastAsia="Times New Roman" w:hAnsi="Times New Roman" w:cs="Times New Roman"/>
          <w:sz w:val="24"/>
          <w:szCs w:val="24"/>
          <w:lang w:val="id-ID"/>
        </w:rPr>
        <w:instrText>ADDIN CSL_CITATION {"citationItems":[{"id":"ITEM-1","itemData":{"ISBN":"9789792970562","author":[{"dropping-particle":"","family":"Mardiasmo","given":"","non-dropping-particle":"","parse-names":false,"suffix":""}],"id":"ITEM-1","issued":{"date-parts":[["2021"]]},"publisher":"Andi Offset","title":"Otonomi &amp; Manajemen Keuangan Daerah: Edisi Terbaru","type":"book"},"uris":["http://www.mendeley.com/documents/?uuid=a39fc749-2f4a-4203-a3a9-79d01765c060"]}],"mendeley":{"formattedCitation":"(Mardiasmo, 2021)","manualFormatting":"Mardiasmo (2021)","plainTextFormattedCitation":"(Mardiasmo, 2021)","previouslyFormattedCitation":"(Mardiasmo, 2021)"},"properties":{"noteIndex":0},"schema":"https://github.com/citation-style-language/schema/raw/master/csl-citation.json"}</w:instrText>
      </w:r>
      <w:r w:rsidRPr="00594110">
        <w:rPr>
          <w:rFonts w:ascii="Times New Roman" w:eastAsia="Times New Roman" w:hAnsi="Times New Roman" w:cs="Times New Roman"/>
          <w:sz w:val="24"/>
          <w:szCs w:val="24"/>
          <w:lang w:val="id-ID"/>
        </w:rPr>
        <w:fldChar w:fldCharType="separate"/>
      </w:r>
      <w:r w:rsidRPr="00594110">
        <w:rPr>
          <w:rFonts w:ascii="Times New Roman" w:eastAsia="Times New Roman" w:hAnsi="Times New Roman" w:cs="Times New Roman"/>
          <w:noProof/>
          <w:sz w:val="24"/>
          <w:szCs w:val="24"/>
          <w:lang w:val="id-ID"/>
        </w:rPr>
        <w:t xml:space="preserve">Mardiasmo </w:t>
      </w:r>
      <w:r w:rsidRPr="00594110">
        <w:rPr>
          <w:rFonts w:ascii="Times New Roman" w:eastAsia="Times New Roman" w:hAnsi="Times New Roman" w:cs="Times New Roman"/>
          <w:noProof/>
          <w:sz w:val="24"/>
          <w:szCs w:val="24"/>
          <w:lang w:val="en-US"/>
        </w:rPr>
        <w:t>(</w:t>
      </w:r>
      <w:r w:rsidRPr="00594110">
        <w:rPr>
          <w:rFonts w:ascii="Times New Roman" w:eastAsia="Times New Roman" w:hAnsi="Times New Roman" w:cs="Times New Roman"/>
          <w:noProof/>
          <w:sz w:val="24"/>
          <w:szCs w:val="24"/>
          <w:lang w:val="id-ID"/>
        </w:rPr>
        <w:t>2021)</w:t>
      </w:r>
      <w:r w:rsidRPr="00594110">
        <w:rPr>
          <w:rFonts w:ascii="Times New Roman" w:eastAsia="Times New Roman" w:hAnsi="Times New Roman" w:cs="Times New Roman"/>
          <w:sz w:val="24"/>
          <w:szCs w:val="24"/>
        </w:rPr>
        <w:fldChar w:fldCharType="end"/>
      </w:r>
      <w:r w:rsidRPr="00594110">
        <w:rPr>
          <w:rFonts w:ascii="Times New Roman" w:eastAsia="Times New Roman" w:hAnsi="Times New Roman" w:cs="Times New Roman"/>
          <w:sz w:val="24"/>
          <w:szCs w:val="24"/>
          <w:lang w:val="id-ID"/>
        </w:rPr>
        <w:t>, aparatur pemerintah memiliki kewajiban untuk mempertanggungjawabkan pengelolaan sumber daya publik kepada pihak pemberi mandat, baik secara administratif maupun moral. Prinsip ini tampak dalam praktik penyusunan dan pelaporan realisasi Anggaran Pendapatan dan Belanja Desa (APBDes) yang dilakukan secara periodik pada setiap tahap pencairan dan pada akhir tahun anggaran. Proses pelaporan keuangan tersebut telah dilakukan secara tertulis dan melalui aplikasi Sistem Keuangan Desa (Siskeudes), yang menjadi sarana utama pemerintah desa dalam mengelola dan melaporkan penggunaan dana secara tertib dan terukur.</w:t>
      </w:r>
    </w:p>
    <w:p w14:paraId="20A6A7B4" w14:textId="77777777"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id-ID"/>
        </w:rPr>
      </w:pPr>
      <w:r w:rsidRPr="00594110">
        <w:rPr>
          <w:rFonts w:ascii="Times New Roman" w:eastAsia="Times New Roman" w:hAnsi="Times New Roman" w:cs="Times New Roman"/>
          <w:sz w:val="24"/>
          <w:szCs w:val="24"/>
          <w:lang w:val="id-ID"/>
        </w:rPr>
        <w:lastRenderedPageBreak/>
        <w:t>Akuntabilitas vertikal Desa Telukan juga tercermin dari penyampaian laporan realisasi APBDes kepada pemerintah kecamatan dan kabupaten sesuai dengan jadwal yang telah ditetapkan. Namun, pada aspek akuntabilitas horizontal, yaitu pertanggungjawaban kepada masyarakat, masih ditemukan sejumlah kendala. Beberapa warga menyatakan bahwa informasi keuangan desa yang disampaikan melalui papan pengumuman atau laporan tertulis sulit dipahami karena penggunaan istilah teknis yang kompleks dan format laporan yang kurang komunikatif. Selain itu, keterbatasan waktu perangkat desa, perubahan regulasi, serta kendala teknis dalam sistem pelaporan juga turut menjadi hambatan dalam pelaksanaan akuntabilitas yang optimal.</w:t>
      </w:r>
    </w:p>
    <w:p w14:paraId="347C74B7" w14:textId="77777777"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en-US"/>
        </w:rPr>
      </w:pPr>
      <w:r w:rsidRPr="00594110">
        <w:rPr>
          <w:rFonts w:ascii="Times New Roman" w:eastAsia="Times New Roman" w:hAnsi="Times New Roman" w:cs="Times New Roman"/>
          <w:sz w:val="24"/>
          <w:szCs w:val="24"/>
          <w:lang w:val="id-ID"/>
        </w:rPr>
        <w:t xml:space="preserve">Temuan ini sejalan dengan </w:t>
      </w:r>
      <w:proofErr w:type="spellStart"/>
      <w:r w:rsidRPr="00594110">
        <w:rPr>
          <w:rFonts w:ascii="Times New Roman" w:eastAsia="Times New Roman" w:hAnsi="Times New Roman" w:cs="Times New Roman"/>
          <w:sz w:val="24"/>
          <w:szCs w:val="24"/>
          <w:lang w:val="en-US"/>
        </w:rPr>
        <w:t>penelitian</w:t>
      </w:r>
      <w:proofErr w:type="spellEnd"/>
      <w:r w:rsidRPr="00594110">
        <w:rPr>
          <w:rFonts w:ascii="Times New Roman" w:eastAsia="Times New Roman" w:hAnsi="Times New Roman" w:cs="Times New Roman"/>
          <w:sz w:val="24"/>
          <w:szCs w:val="24"/>
          <w:lang w:val="id-ID"/>
        </w:rPr>
        <w:t xml:space="preserve"> </w:t>
      </w:r>
      <w:r w:rsidRPr="00594110">
        <w:rPr>
          <w:rFonts w:ascii="Times New Roman" w:eastAsia="Times New Roman" w:hAnsi="Times New Roman" w:cs="Times New Roman"/>
          <w:sz w:val="24"/>
          <w:szCs w:val="24"/>
          <w:lang w:val="id-ID"/>
        </w:rPr>
        <w:fldChar w:fldCharType="begin" w:fldLock="1"/>
      </w:r>
      <w:r w:rsidRPr="00594110">
        <w:rPr>
          <w:rFonts w:ascii="Times New Roman" w:eastAsia="Times New Roman" w:hAnsi="Times New Roman" w:cs="Times New Roman"/>
          <w:sz w:val="24"/>
          <w:szCs w:val="24"/>
          <w:lang w:val="id-ID"/>
        </w:rPr>
        <w:instrText>ADDIN CSL_CITATION {"citationItems":[{"id":"ITEM-1","itemData":{"ISBN":"9789793333984","author":[{"dropping-particle":"","family":"Mahmudi","given":"","non-dropping-particle":"","parse-names":false,"suffix":""}],"edition":"Revisi","id":"ITEM-1","issued":{"date-parts":[["2021"]]},"number-of-pages":"354","publisher":"UII Press","publisher-place":"Yogtakarta","title":"Akuntansi Sektor Publik","type":"book"},"uris":["http://www.mendeley.com/documents/?uuid=4ca391bf-bc57-4879-8497-40c716f24687"]}],"mendeley":{"formattedCitation":"(Mahmudi, 2021)","manualFormatting":"Mahmudi (2021)","plainTextFormattedCitation":"(Mahmudi, 2021)","previouslyFormattedCitation":"(Mahmudi, 2021)"},"properties":{"noteIndex":0},"schema":"https://github.com/citation-style-language/schema/raw/master/csl-citation.json"}</w:instrText>
      </w:r>
      <w:r w:rsidRPr="00594110">
        <w:rPr>
          <w:rFonts w:ascii="Times New Roman" w:eastAsia="Times New Roman" w:hAnsi="Times New Roman" w:cs="Times New Roman"/>
          <w:sz w:val="24"/>
          <w:szCs w:val="24"/>
          <w:lang w:val="id-ID"/>
        </w:rPr>
        <w:fldChar w:fldCharType="separate"/>
      </w:r>
      <w:r w:rsidRPr="00594110">
        <w:rPr>
          <w:rFonts w:ascii="Times New Roman" w:eastAsia="Times New Roman" w:hAnsi="Times New Roman" w:cs="Times New Roman"/>
          <w:noProof/>
          <w:sz w:val="24"/>
          <w:szCs w:val="24"/>
          <w:lang w:val="id-ID"/>
        </w:rPr>
        <w:t xml:space="preserve">Mahmudi </w:t>
      </w:r>
      <w:r w:rsidRPr="00594110">
        <w:rPr>
          <w:rFonts w:ascii="Times New Roman" w:eastAsia="Times New Roman" w:hAnsi="Times New Roman" w:cs="Times New Roman"/>
          <w:noProof/>
          <w:sz w:val="24"/>
          <w:szCs w:val="24"/>
          <w:lang w:val="en-US"/>
        </w:rPr>
        <w:t>(</w:t>
      </w:r>
      <w:r w:rsidRPr="00594110">
        <w:rPr>
          <w:rFonts w:ascii="Times New Roman" w:eastAsia="Times New Roman" w:hAnsi="Times New Roman" w:cs="Times New Roman"/>
          <w:noProof/>
          <w:sz w:val="24"/>
          <w:szCs w:val="24"/>
          <w:lang w:val="id-ID"/>
        </w:rPr>
        <w:t>2021)</w:t>
      </w:r>
      <w:r w:rsidRPr="00594110">
        <w:rPr>
          <w:rFonts w:ascii="Times New Roman" w:eastAsia="Times New Roman" w:hAnsi="Times New Roman" w:cs="Times New Roman"/>
          <w:sz w:val="24"/>
          <w:szCs w:val="24"/>
        </w:rPr>
        <w:fldChar w:fldCharType="end"/>
      </w:r>
      <w:r w:rsidRPr="00594110">
        <w:rPr>
          <w:rFonts w:ascii="Times New Roman" w:eastAsia="Times New Roman" w:hAnsi="Times New Roman" w:cs="Times New Roman"/>
          <w:sz w:val="24"/>
          <w:szCs w:val="24"/>
          <w:lang w:val="id-ID"/>
        </w:rPr>
        <w:t xml:space="preserve"> yang menyebutkan bahwa akuntabilitas publik tidak hanya diukur dari kepatuhan terhadap aturan administratif, tetapi juga dari sejauh mana pemerintah mampu menjelaskan dan mempertanggungjawabkan hasil pengelolaan keuangan secara terbuka dan dapat dimengerti oleh masyarakat. Oleh karena itu, meskipun secara administratif Pemerintah Desa Telukan telah menerapkan akuntabilitas dengan baik, penguatan mekanisme penyampaian informasi dan pelibatan masyarakat dalam proses evaluasi masih diperlukan agar akuntabilitas publik berjalan secara substantif.</w:t>
      </w:r>
    </w:p>
    <w:p w14:paraId="25965F88" w14:textId="77777777"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en-US"/>
        </w:rPr>
      </w:pPr>
    </w:p>
    <w:p w14:paraId="14DBB016" w14:textId="77777777" w:rsidR="00594110" w:rsidRPr="00594110" w:rsidRDefault="00594110" w:rsidP="00594110">
      <w:pPr>
        <w:spacing w:after="0" w:line="240" w:lineRule="auto"/>
        <w:ind w:firstLine="340"/>
        <w:jc w:val="center"/>
        <w:rPr>
          <w:rFonts w:ascii="Times New Roman" w:eastAsia="Times New Roman" w:hAnsi="Times New Roman" w:cs="Times New Roman"/>
          <w:sz w:val="24"/>
          <w:szCs w:val="24"/>
          <w:lang w:val="en-US"/>
        </w:rPr>
      </w:pPr>
      <w:r w:rsidRPr="00594110">
        <w:rPr>
          <w:rFonts w:ascii="Times New Roman" w:eastAsia="Times New Roman" w:hAnsi="Times New Roman" w:cs="Times New Roman"/>
          <w:noProof/>
          <w:sz w:val="24"/>
          <w:szCs w:val="24"/>
          <w:lang w:val="id-ID"/>
        </w:rPr>
        <w:drawing>
          <wp:inline distT="0" distB="0" distL="0" distR="0" wp14:anchorId="505C6568" wp14:editId="1B7D5CC3">
            <wp:extent cx="2520000" cy="1751167"/>
            <wp:effectExtent l="0" t="0" r="0" b="1905"/>
            <wp:docPr id="2" name="Picture 2" descr="Akuntabilitas 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kuntabilitas w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0000" cy="1751167"/>
                    </a:xfrm>
                    <a:prstGeom prst="rect">
                      <a:avLst/>
                    </a:prstGeom>
                    <a:noFill/>
                    <a:ln>
                      <a:noFill/>
                    </a:ln>
                  </pic:spPr>
                </pic:pic>
              </a:graphicData>
            </a:graphic>
          </wp:inline>
        </w:drawing>
      </w:r>
    </w:p>
    <w:p w14:paraId="4AFF0100" w14:textId="77777777" w:rsidR="00594110" w:rsidRPr="00594110" w:rsidRDefault="00594110" w:rsidP="00594110">
      <w:pPr>
        <w:spacing w:after="0" w:line="240" w:lineRule="auto"/>
        <w:ind w:firstLine="340"/>
        <w:jc w:val="center"/>
        <w:rPr>
          <w:rFonts w:ascii="Times New Roman" w:eastAsia="Times New Roman" w:hAnsi="Times New Roman" w:cs="Times New Roman"/>
          <w:b/>
          <w:sz w:val="24"/>
          <w:szCs w:val="24"/>
          <w:lang w:val="en-US"/>
        </w:rPr>
      </w:pPr>
      <w:r w:rsidRPr="00594110">
        <w:rPr>
          <w:rFonts w:ascii="Times New Roman" w:eastAsia="Times New Roman" w:hAnsi="Times New Roman" w:cs="Times New Roman"/>
          <w:b/>
          <w:sz w:val="24"/>
          <w:szCs w:val="24"/>
          <w:lang w:val="en-US"/>
        </w:rPr>
        <w:t xml:space="preserve">Gambar 1 Hasil </w:t>
      </w:r>
      <w:proofErr w:type="spellStart"/>
      <w:r w:rsidRPr="00594110">
        <w:rPr>
          <w:rFonts w:ascii="Times New Roman" w:eastAsia="Times New Roman" w:hAnsi="Times New Roman" w:cs="Times New Roman"/>
          <w:b/>
          <w:sz w:val="24"/>
          <w:szCs w:val="24"/>
          <w:lang w:val="en-US"/>
        </w:rPr>
        <w:t>Analisis</w:t>
      </w:r>
      <w:proofErr w:type="spellEnd"/>
      <w:r w:rsidRPr="00594110">
        <w:rPr>
          <w:rFonts w:ascii="Times New Roman" w:eastAsia="Times New Roman" w:hAnsi="Times New Roman" w:cs="Times New Roman"/>
          <w:b/>
          <w:sz w:val="24"/>
          <w:szCs w:val="24"/>
          <w:lang w:val="en-US"/>
        </w:rPr>
        <w:t xml:space="preserve"> Word Cloud </w:t>
      </w:r>
      <w:proofErr w:type="spellStart"/>
      <w:r w:rsidRPr="00594110">
        <w:rPr>
          <w:rFonts w:ascii="Times New Roman" w:eastAsia="Times New Roman" w:hAnsi="Times New Roman" w:cs="Times New Roman"/>
          <w:b/>
          <w:sz w:val="24"/>
          <w:szCs w:val="24"/>
          <w:lang w:val="en-US"/>
        </w:rPr>
        <w:t>Akuntabilitas</w:t>
      </w:r>
      <w:proofErr w:type="spellEnd"/>
      <w:r w:rsidRPr="00594110">
        <w:rPr>
          <w:rFonts w:ascii="Times New Roman" w:eastAsia="Times New Roman" w:hAnsi="Times New Roman" w:cs="Times New Roman"/>
          <w:b/>
          <w:sz w:val="24"/>
          <w:szCs w:val="24"/>
          <w:lang w:val="en-US"/>
        </w:rPr>
        <w:t xml:space="preserve"> Dengan NVIVO</w:t>
      </w:r>
    </w:p>
    <w:p w14:paraId="33D64201" w14:textId="77777777" w:rsidR="00594110" w:rsidRPr="00594110" w:rsidRDefault="00594110" w:rsidP="00594110">
      <w:pPr>
        <w:spacing w:after="0" w:line="240" w:lineRule="auto"/>
        <w:ind w:firstLine="340"/>
        <w:jc w:val="both"/>
        <w:rPr>
          <w:rFonts w:ascii="Times New Roman" w:eastAsia="Times New Roman" w:hAnsi="Times New Roman" w:cs="Times New Roman"/>
          <w:b/>
          <w:sz w:val="24"/>
          <w:szCs w:val="24"/>
          <w:lang w:val="en-US"/>
        </w:rPr>
      </w:pPr>
    </w:p>
    <w:p w14:paraId="3DAEF482" w14:textId="77777777"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en-US"/>
        </w:rPr>
      </w:pPr>
      <w:r w:rsidRPr="00594110">
        <w:rPr>
          <w:rFonts w:ascii="Times New Roman" w:eastAsia="Times New Roman" w:hAnsi="Times New Roman" w:cs="Times New Roman"/>
          <w:sz w:val="24"/>
          <w:szCs w:val="24"/>
          <w:lang w:val="en-US"/>
        </w:rPr>
        <w:t xml:space="preserve">Hasil </w:t>
      </w:r>
      <w:proofErr w:type="spellStart"/>
      <w:r w:rsidRPr="00594110">
        <w:rPr>
          <w:rFonts w:ascii="Times New Roman" w:eastAsia="Times New Roman" w:hAnsi="Times New Roman" w:cs="Times New Roman"/>
          <w:sz w:val="24"/>
          <w:szCs w:val="24"/>
          <w:lang w:val="en-US"/>
        </w:rPr>
        <w:t>analisis</w:t>
      </w:r>
      <w:proofErr w:type="spellEnd"/>
      <w:r w:rsidRPr="00594110">
        <w:rPr>
          <w:rFonts w:ascii="Times New Roman" w:eastAsia="Times New Roman" w:hAnsi="Times New Roman" w:cs="Times New Roman"/>
          <w:sz w:val="24"/>
          <w:szCs w:val="24"/>
          <w:lang w:val="en-US"/>
        </w:rPr>
        <w:t xml:space="preserve"> word cloud NVivo </w:t>
      </w:r>
      <w:proofErr w:type="spellStart"/>
      <w:r w:rsidRPr="00594110">
        <w:rPr>
          <w:rFonts w:ascii="Times New Roman" w:eastAsia="Times New Roman" w:hAnsi="Times New Roman" w:cs="Times New Roman"/>
          <w:sz w:val="24"/>
          <w:szCs w:val="24"/>
          <w:lang w:val="en-US"/>
        </w:rPr>
        <w:t>menunjukkan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bahwa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tema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akuntabilitas</w:t>
      </w:r>
      <w:proofErr w:type="spellEnd"/>
      <w:r w:rsidRPr="00594110">
        <w:rPr>
          <w:rFonts w:ascii="Times New Roman" w:eastAsia="Times New Roman" w:hAnsi="Times New Roman" w:cs="Times New Roman"/>
          <w:sz w:val="24"/>
          <w:szCs w:val="24"/>
          <w:lang w:val="en-US"/>
        </w:rPr>
        <w:t xml:space="preserve"> dalam data </w:t>
      </w:r>
      <w:proofErr w:type="spellStart"/>
      <w:r w:rsidRPr="00594110">
        <w:rPr>
          <w:rFonts w:ascii="Times New Roman" w:eastAsia="Times New Roman" w:hAnsi="Times New Roman" w:cs="Times New Roman"/>
          <w:sz w:val="24"/>
          <w:szCs w:val="24"/>
          <w:lang w:val="en-US"/>
        </w:rPr>
        <w:t>penelitian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didominasi</w:t>
      </w:r>
      <w:proofErr w:type="spellEnd"/>
      <w:r w:rsidRPr="00594110">
        <w:rPr>
          <w:rFonts w:ascii="Times New Roman" w:eastAsia="Times New Roman" w:hAnsi="Times New Roman" w:cs="Times New Roman"/>
          <w:sz w:val="24"/>
          <w:szCs w:val="24"/>
          <w:lang w:val="en-US"/>
        </w:rPr>
        <w:t xml:space="preserve"> oleh kata “laporan”, “</w:t>
      </w:r>
      <w:proofErr w:type="spellStart"/>
      <w:r w:rsidRPr="00594110">
        <w:rPr>
          <w:rFonts w:ascii="Times New Roman" w:eastAsia="Times New Roman" w:hAnsi="Times New Roman" w:cs="Times New Roman"/>
          <w:sz w:val="24"/>
          <w:szCs w:val="24"/>
          <w:lang w:val="en-US"/>
        </w:rPr>
        <w:t>pelaporan</w:t>
      </w:r>
      <w:proofErr w:type="spellEnd"/>
      <w:r w:rsidRPr="00594110">
        <w:rPr>
          <w:rFonts w:ascii="Times New Roman" w:eastAsia="Times New Roman" w:hAnsi="Times New Roman" w:cs="Times New Roman"/>
          <w:sz w:val="24"/>
          <w:szCs w:val="24"/>
          <w:lang w:val="en-US"/>
        </w:rPr>
        <w:t>”, dan “</w:t>
      </w:r>
      <w:proofErr w:type="spellStart"/>
      <w:r w:rsidRPr="00594110">
        <w:rPr>
          <w:rFonts w:ascii="Times New Roman" w:eastAsia="Times New Roman" w:hAnsi="Times New Roman" w:cs="Times New Roman"/>
          <w:sz w:val="24"/>
          <w:szCs w:val="24"/>
          <w:lang w:val="en-US"/>
        </w:rPr>
        <w:t>keuangan</w:t>
      </w:r>
      <w:proofErr w:type="spellEnd"/>
      <w:r w:rsidRPr="00594110">
        <w:rPr>
          <w:rFonts w:ascii="Times New Roman" w:eastAsia="Times New Roman" w:hAnsi="Times New Roman" w:cs="Times New Roman"/>
          <w:sz w:val="24"/>
          <w:szCs w:val="24"/>
          <w:lang w:val="en-US"/>
        </w:rPr>
        <w:t xml:space="preserve">”, yang </w:t>
      </w:r>
      <w:proofErr w:type="spellStart"/>
      <w:r w:rsidRPr="00594110">
        <w:rPr>
          <w:rFonts w:ascii="Times New Roman" w:eastAsia="Times New Roman" w:hAnsi="Times New Roman" w:cs="Times New Roman"/>
          <w:sz w:val="24"/>
          <w:szCs w:val="24"/>
          <w:lang w:val="en-US"/>
        </w:rPr>
        <w:t>menegaskan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bahwa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akuntabilitas</w:t>
      </w:r>
      <w:proofErr w:type="spellEnd"/>
      <w:r w:rsidRPr="00594110">
        <w:rPr>
          <w:rFonts w:ascii="Times New Roman" w:eastAsia="Times New Roman" w:hAnsi="Times New Roman" w:cs="Times New Roman"/>
          <w:sz w:val="24"/>
          <w:szCs w:val="24"/>
          <w:lang w:val="en-US"/>
        </w:rPr>
        <w:t xml:space="preserve"> sangat </w:t>
      </w:r>
      <w:proofErr w:type="spellStart"/>
      <w:r w:rsidRPr="00594110">
        <w:rPr>
          <w:rFonts w:ascii="Times New Roman" w:eastAsia="Times New Roman" w:hAnsi="Times New Roman" w:cs="Times New Roman"/>
          <w:sz w:val="24"/>
          <w:szCs w:val="24"/>
          <w:lang w:val="en-US"/>
        </w:rPr>
        <w:t>berkaitan</w:t>
      </w:r>
      <w:proofErr w:type="spellEnd"/>
      <w:r w:rsidRPr="00594110">
        <w:rPr>
          <w:rFonts w:ascii="Times New Roman" w:eastAsia="Times New Roman" w:hAnsi="Times New Roman" w:cs="Times New Roman"/>
          <w:sz w:val="24"/>
          <w:szCs w:val="24"/>
          <w:lang w:val="en-US"/>
        </w:rPr>
        <w:t xml:space="preserve"> dengan </w:t>
      </w:r>
      <w:proofErr w:type="spellStart"/>
      <w:r w:rsidRPr="00594110">
        <w:rPr>
          <w:rFonts w:ascii="Times New Roman" w:eastAsia="Times New Roman" w:hAnsi="Times New Roman" w:cs="Times New Roman"/>
          <w:sz w:val="24"/>
          <w:szCs w:val="24"/>
          <w:lang w:val="en-US"/>
        </w:rPr>
        <w:t>kewajiban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pelaporan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kegiatan</w:t>
      </w:r>
      <w:proofErr w:type="spellEnd"/>
      <w:r w:rsidRPr="00594110">
        <w:rPr>
          <w:rFonts w:ascii="Times New Roman" w:eastAsia="Times New Roman" w:hAnsi="Times New Roman" w:cs="Times New Roman"/>
          <w:sz w:val="24"/>
          <w:szCs w:val="24"/>
          <w:lang w:val="en-US"/>
        </w:rPr>
        <w:t xml:space="preserve"> dan </w:t>
      </w:r>
      <w:proofErr w:type="spellStart"/>
      <w:r w:rsidRPr="00594110">
        <w:rPr>
          <w:rFonts w:ascii="Times New Roman" w:eastAsia="Times New Roman" w:hAnsi="Times New Roman" w:cs="Times New Roman"/>
          <w:sz w:val="24"/>
          <w:szCs w:val="24"/>
          <w:lang w:val="en-US"/>
        </w:rPr>
        <w:t>pengelolaan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keuangan</w:t>
      </w:r>
      <w:proofErr w:type="spellEnd"/>
      <w:r w:rsidRPr="00594110">
        <w:rPr>
          <w:rFonts w:ascii="Times New Roman" w:eastAsia="Times New Roman" w:hAnsi="Times New Roman" w:cs="Times New Roman"/>
          <w:sz w:val="24"/>
          <w:szCs w:val="24"/>
          <w:lang w:val="en-US"/>
        </w:rPr>
        <w:t xml:space="preserve"> secara </w:t>
      </w:r>
      <w:proofErr w:type="spellStart"/>
      <w:r w:rsidRPr="00594110">
        <w:rPr>
          <w:rFonts w:ascii="Times New Roman" w:eastAsia="Times New Roman" w:hAnsi="Times New Roman" w:cs="Times New Roman"/>
          <w:sz w:val="24"/>
          <w:szCs w:val="24"/>
          <w:lang w:val="en-US"/>
        </w:rPr>
        <w:t>transparan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Kemunculan</w:t>
      </w:r>
      <w:proofErr w:type="spellEnd"/>
      <w:r w:rsidRPr="00594110">
        <w:rPr>
          <w:rFonts w:ascii="Times New Roman" w:eastAsia="Times New Roman" w:hAnsi="Times New Roman" w:cs="Times New Roman"/>
          <w:sz w:val="24"/>
          <w:szCs w:val="24"/>
          <w:lang w:val="en-US"/>
        </w:rPr>
        <w:t xml:space="preserve"> kata “</w:t>
      </w:r>
      <w:proofErr w:type="spellStart"/>
      <w:r w:rsidRPr="00594110">
        <w:rPr>
          <w:rFonts w:ascii="Times New Roman" w:eastAsia="Times New Roman" w:hAnsi="Times New Roman" w:cs="Times New Roman"/>
          <w:sz w:val="24"/>
          <w:szCs w:val="24"/>
          <w:lang w:val="en-US"/>
        </w:rPr>
        <w:t>evaluasi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mengindikasikan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bahwa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akuntabilitas</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tidak</w:t>
      </w:r>
      <w:proofErr w:type="spellEnd"/>
      <w:r w:rsidRPr="00594110">
        <w:rPr>
          <w:rFonts w:ascii="Times New Roman" w:eastAsia="Times New Roman" w:hAnsi="Times New Roman" w:cs="Times New Roman"/>
          <w:sz w:val="24"/>
          <w:szCs w:val="24"/>
          <w:lang w:val="en-US"/>
        </w:rPr>
        <w:t xml:space="preserve"> hanya </w:t>
      </w:r>
      <w:proofErr w:type="spellStart"/>
      <w:r w:rsidRPr="00594110">
        <w:rPr>
          <w:rFonts w:ascii="Times New Roman" w:eastAsia="Times New Roman" w:hAnsi="Times New Roman" w:cs="Times New Roman"/>
          <w:sz w:val="24"/>
          <w:szCs w:val="24"/>
          <w:lang w:val="en-US"/>
        </w:rPr>
        <w:t>bersifat</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administratif</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tetapi</w:t>
      </w:r>
      <w:proofErr w:type="spellEnd"/>
      <w:r w:rsidRPr="00594110">
        <w:rPr>
          <w:rFonts w:ascii="Times New Roman" w:eastAsia="Times New Roman" w:hAnsi="Times New Roman" w:cs="Times New Roman"/>
          <w:sz w:val="24"/>
          <w:szCs w:val="24"/>
          <w:lang w:val="en-US"/>
        </w:rPr>
        <w:t xml:space="preserve"> juga </w:t>
      </w:r>
      <w:proofErr w:type="spellStart"/>
      <w:r w:rsidRPr="00594110">
        <w:rPr>
          <w:rFonts w:ascii="Times New Roman" w:eastAsia="Times New Roman" w:hAnsi="Times New Roman" w:cs="Times New Roman"/>
          <w:sz w:val="24"/>
          <w:szCs w:val="24"/>
          <w:lang w:val="en-US"/>
        </w:rPr>
        <w:t>mencakup</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penilaian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kinerja</w:t>
      </w:r>
      <w:proofErr w:type="spellEnd"/>
      <w:r w:rsidRPr="00594110">
        <w:rPr>
          <w:rFonts w:ascii="Times New Roman" w:eastAsia="Times New Roman" w:hAnsi="Times New Roman" w:cs="Times New Roman"/>
          <w:sz w:val="24"/>
          <w:szCs w:val="24"/>
          <w:lang w:val="en-US"/>
        </w:rPr>
        <w:t xml:space="preserve"> dan </w:t>
      </w:r>
      <w:proofErr w:type="spellStart"/>
      <w:r w:rsidRPr="00594110">
        <w:rPr>
          <w:rFonts w:ascii="Times New Roman" w:eastAsia="Times New Roman" w:hAnsi="Times New Roman" w:cs="Times New Roman"/>
          <w:sz w:val="24"/>
          <w:szCs w:val="24"/>
          <w:lang w:val="en-US"/>
        </w:rPr>
        <w:t>mekanisme</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pengawasan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Sementara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itu</w:t>
      </w:r>
      <w:proofErr w:type="spellEnd"/>
      <w:r w:rsidRPr="00594110">
        <w:rPr>
          <w:rFonts w:ascii="Times New Roman" w:eastAsia="Times New Roman" w:hAnsi="Times New Roman" w:cs="Times New Roman"/>
          <w:sz w:val="24"/>
          <w:szCs w:val="24"/>
          <w:lang w:val="en-US"/>
        </w:rPr>
        <w:t>, kata-kata seperti “</w:t>
      </w:r>
      <w:proofErr w:type="spellStart"/>
      <w:r w:rsidRPr="00594110">
        <w:rPr>
          <w:rFonts w:ascii="Times New Roman" w:eastAsia="Times New Roman" w:hAnsi="Times New Roman" w:cs="Times New Roman"/>
          <w:sz w:val="24"/>
          <w:szCs w:val="24"/>
          <w:lang w:val="en-US"/>
        </w:rPr>
        <w:t>kegiatan</w:t>
      </w:r>
      <w:proofErr w:type="spellEnd"/>
      <w:r w:rsidRPr="00594110">
        <w:rPr>
          <w:rFonts w:ascii="Times New Roman" w:eastAsia="Times New Roman" w:hAnsi="Times New Roman" w:cs="Times New Roman"/>
          <w:sz w:val="24"/>
          <w:szCs w:val="24"/>
          <w:lang w:val="en-US"/>
        </w:rPr>
        <w:t>”, “</w:t>
      </w:r>
      <w:proofErr w:type="spellStart"/>
      <w:r w:rsidRPr="00594110">
        <w:rPr>
          <w:rFonts w:ascii="Times New Roman" w:eastAsia="Times New Roman" w:hAnsi="Times New Roman" w:cs="Times New Roman"/>
          <w:sz w:val="24"/>
          <w:szCs w:val="24"/>
          <w:lang w:val="en-US"/>
        </w:rPr>
        <w:t>lapangan</w:t>
      </w:r>
      <w:proofErr w:type="spellEnd"/>
      <w:r w:rsidRPr="00594110">
        <w:rPr>
          <w:rFonts w:ascii="Times New Roman" w:eastAsia="Times New Roman" w:hAnsi="Times New Roman" w:cs="Times New Roman"/>
          <w:sz w:val="24"/>
          <w:szCs w:val="24"/>
          <w:lang w:val="en-US"/>
        </w:rPr>
        <w:t>”, “</w:t>
      </w:r>
      <w:proofErr w:type="spellStart"/>
      <w:r w:rsidRPr="00594110">
        <w:rPr>
          <w:rFonts w:ascii="Times New Roman" w:eastAsia="Times New Roman" w:hAnsi="Times New Roman" w:cs="Times New Roman"/>
          <w:sz w:val="24"/>
          <w:szCs w:val="24"/>
          <w:lang w:val="en-US"/>
        </w:rPr>
        <w:t>sistem</w:t>
      </w:r>
      <w:proofErr w:type="spellEnd"/>
      <w:r w:rsidRPr="00594110">
        <w:rPr>
          <w:rFonts w:ascii="Times New Roman" w:eastAsia="Times New Roman" w:hAnsi="Times New Roman" w:cs="Times New Roman"/>
          <w:sz w:val="24"/>
          <w:szCs w:val="24"/>
          <w:lang w:val="en-US"/>
        </w:rPr>
        <w:t>”, “administrasi”, dan “</w:t>
      </w:r>
      <w:proofErr w:type="spellStart"/>
      <w:r w:rsidRPr="00594110">
        <w:rPr>
          <w:rFonts w:ascii="Times New Roman" w:eastAsia="Times New Roman" w:hAnsi="Times New Roman" w:cs="Times New Roman"/>
          <w:sz w:val="24"/>
          <w:szCs w:val="24"/>
          <w:lang w:val="en-US"/>
        </w:rPr>
        <w:t>kecamatan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mencerminkan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konteks</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operasional</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akuntabilitas</w:t>
      </w:r>
      <w:proofErr w:type="spellEnd"/>
      <w:r w:rsidRPr="00594110">
        <w:rPr>
          <w:rFonts w:ascii="Times New Roman" w:eastAsia="Times New Roman" w:hAnsi="Times New Roman" w:cs="Times New Roman"/>
          <w:sz w:val="24"/>
          <w:szCs w:val="24"/>
          <w:lang w:val="en-US"/>
        </w:rPr>
        <w:t xml:space="preserve"> di </w:t>
      </w:r>
      <w:proofErr w:type="spellStart"/>
      <w:r w:rsidRPr="00594110">
        <w:rPr>
          <w:rFonts w:ascii="Times New Roman" w:eastAsia="Times New Roman" w:hAnsi="Times New Roman" w:cs="Times New Roman"/>
          <w:sz w:val="24"/>
          <w:szCs w:val="24"/>
          <w:lang w:val="en-US"/>
        </w:rPr>
        <w:t>tingkat</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pemerintahan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daerah</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serta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adanya</w:t>
      </w:r>
      <w:proofErr w:type="spellEnd"/>
      <w:r w:rsidRPr="00594110">
        <w:rPr>
          <w:rFonts w:ascii="Times New Roman" w:eastAsia="Times New Roman" w:hAnsi="Times New Roman" w:cs="Times New Roman"/>
          <w:sz w:val="24"/>
          <w:szCs w:val="24"/>
          <w:lang w:val="en-US"/>
        </w:rPr>
        <w:t xml:space="preserve"> proses dan </w:t>
      </w:r>
      <w:proofErr w:type="spellStart"/>
      <w:r w:rsidRPr="00594110">
        <w:rPr>
          <w:rFonts w:ascii="Times New Roman" w:eastAsia="Times New Roman" w:hAnsi="Times New Roman" w:cs="Times New Roman"/>
          <w:sz w:val="24"/>
          <w:szCs w:val="24"/>
          <w:lang w:val="en-US"/>
        </w:rPr>
        <w:t>tantangan</w:t>
      </w:r>
      <w:proofErr w:type="spellEnd"/>
      <w:r w:rsidRPr="00594110">
        <w:rPr>
          <w:rFonts w:ascii="Times New Roman" w:eastAsia="Times New Roman" w:hAnsi="Times New Roman" w:cs="Times New Roman"/>
          <w:sz w:val="24"/>
          <w:szCs w:val="24"/>
          <w:lang w:val="en-US"/>
        </w:rPr>
        <w:t xml:space="preserve"> dalam </w:t>
      </w:r>
      <w:proofErr w:type="spellStart"/>
      <w:r w:rsidRPr="00594110">
        <w:rPr>
          <w:rFonts w:ascii="Times New Roman" w:eastAsia="Times New Roman" w:hAnsi="Times New Roman" w:cs="Times New Roman"/>
          <w:sz w:val="24"/>
          <w:szCs w:val="24"/>
          <w:lang w:val="en-US"/>
        </w:rPr>
        <w:t>implementasinya</w:t>
      </w:r>
      <w:proofErr w:type="spellEnd"/>
      <w:r w:rsidRPr="00594110">
        <w:rPr>
          <w:rFonts w:ascii="Times New Roman" w:eastAsia="Times New Roman" w:hAnsi="Times New Roman" w:cs="Times New Roman"/>
          <w:sz w:val="24"/>
          <w:szCs w:val="24"/>
          <w:lang w:val="en-US"/>
        </w:rPr>
        <w:t xml:space="preserve">. Secara </w:t>
      </w:r>
      <w:proofErr w:type="spellStart"/>
      <w:r w:rsidRPr="00594110">
        <w:rPr>
          <w:rFonts w:ascii="Times New Roman" w:eastAsia="Times New Roman" w:hAnsi="Times New Roman" w:cs="Times New Roman"/>
          <w:sz w:val="24"/>
          <w:szCs w:val="24"/>
          <w:lang w:val="en-US"/>
        </w:rPr>
        <w:t>keseluruhan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visualisasi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ini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menegaskan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bahwa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akuntabilitas</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publik</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dipahami</w:t>
      </w:r>
      <w:proofErr w:type="spellEnd"/>
      <w:r w:rsidRPr="00594110">
        <w:rPr>
          <w:rFonts w:ascii="Times New Roman" w:eastAsia="Times New Roman" w:hAnsi="Times New Roman" w:cs="Times New Roman"/>
          <w:sz w:val="24"/>
          <w:szCs w:val="24"/>
          <w:lang w:val="en-US"/>
        </w:rPr>
        <w:t xml:space="preserve"> sebagai </w:t>
      </w:r>
      <w:proofErr w:type="spellStart"/>
      <w:r w:rsidRPr="00594110">
        <w:rPr>
          <w:rFonts w:ascii="Times New Roman" w:eastAsia="Times New Roman" w:hAnsi="Times New Roman" w:cs="Times New Roman"/>
          <w:sz w:val="24"/>
          <w:szCs w:val="24"/>
          <w:lang w:val="en-US"/>
        </w:rPr>
        <w:t>mekanisme</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sistematis</w:t>
      </w:r>
      <w:proofErr w:type="spellEnd"/>
      <w:r w:rsidRPr="00594110">
        <w:rPr>
          <w:rFonts w:ascii="Times New Roman" w:eastAsia="Times New Roman" w:hAnsi="Times New Roman" w:cs="Times New Roman"/>
          <w:sz w:val="24"/>
          <w:szCs w:val="24"/>
          <w:lang w:val="en-US"/>
        </w:rPr>
        <w:t xml:space="preserve"> yang </w:t>
      </w:r>
      <w:proofErr w:type="spellStart"/>
      <w:r w:rsidRPr="00594110">
        <w:rPr>
          <w:rFonts w:ascii="Times New Roman" w:eastAsia="Times New Roman" w:hAnsi="Times New Roman" w:cs="Times New Roman"/>
          <w:sz w:val="24"/>
          <w:szCs w:val="24"/>
          <w:lang w:val="en-US"/>
        </w:rPr>
        <w:t>mengintegrasikan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transparansi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evaluasi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kinerja</w:t>
      </w:r>
      <w:proofErr w:type="spellEnd"/>
      <w:r w:rsidRPr="00594110">
        <w:rPr>
          <w:rFonts w:ascii="Times New Roman" w:eastAsia="Times New Roman" w:hAnsi="Times New Roman" w:cs="Times New Roman"/>
          <w:sz w:val="24"/>
          <w:szCs w:val="24"/>
          <w:lang w:val="en-US"/>
        </w:rPr>
        <w:t xml:space="preserve">, dan </w:t>
      </w:r>
      <w:proofErr w:type="spellStart"/>
      <w:r w:rsidRPr="00594110">
        <w:rPr>
          <w:rFonts w:ascii="Times New Roman" w:eastAsia="Times New Roman" w:hAnsi="Times New Roman" w:cs="Times New Roman"/>
          <w:sz w:val="24"/>
          <w:szCs w:val="24"/>
          <w:lang w:val="en-US"/>
        </w:rPr>
        <w:t>pertanggungjawaban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penggunaan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anggaran</w:t>
      </w:r>
      <w:proofErr w:type="spellEnd"/>
      <w:r w:rsidRPr="00594110">
        <w:rPr>
          <w:rFonts w:ascii="Times New Roman" w:eastAsia="Times New Roman" w:hAnsi="Times New Roman" w:cs="Times New Roman"/>
          <w:sz w:val="24"/>
          <w:szCs w:val="24"/>
          <w:lang w:val="en-US"/>
        </w:rPr>
        <w:t>.</w:t>
      </w:r>
    </w:p>
    <w:p w14:paraId="7BE6F863" w14:textId="77777777" w:rsidR="00594110" w:rsidRDefault="00594110" w:rsidP="00951E45">
      <w:pPr>
        <w:spacing w:after="0" w:line="240" w:lineRule="auto"/>
        <w:jc w:val="both"/>
        <w:rPr>
          <w:rFonts w:ascii="Times New Roman" w:eastAsia="Times New Roman" w:hAnsi="Times New Roman" w:cs="Times New Roman"/>
          <w:sz w:val="24"/>
          <w:szCs w:val="24"/>
          <w:lang w:val="en-US"/>
        </w:rPr>
      </w:pPr>
    </w:p>
    <w:p w14:paraId="66D3F402" w14:textId="77777777" w:rsidR="00951E45" w:rsidRDefault="00951E45" w:rsidP="00951E45">
      <w:pPr>
        <w:spacing w:after="0" w:line="240" w:lineRule="auto"/>
        <w:jc w:val="both"/>
        <w:rPr>
          <w:rFonts w:ascii="Times New Roman" w:eastAsia="Times New Roman" w:hAnsi="Times New Roman" w:cs="Times New Roman"/>
          <w:sz w:val="24"/>
          <w:szCs w:val="24"/>
          <w:lang w:val="en-US"/>
        </w:rPr>
      </w:pPr>
    </w:p>
    <w:p w14:paraId="6C44EF47" w14:textId="77777777" w:rsidR="00951E45" w:rsidRPr="00594110" w:rsidRDefault="00951E45" w:rsidP="00951E45">
      <w:pPr>
        <w:spacing w:after="0" w:line="240" w:lineRule="auto"/>
        <w:jc w:val="both"/>
        <w:rPr>
          <w:rFonts w:ascii="Times New Roman" w:eastAsia="Times New Roman" w:hAnsi="Times New Roman" w:cs="Times New Roman"/>
          <w:sz w:val="24"/>
          <w:szCs w:val="24"/>
          <w:lang w:val="en-US"/>
        </w:rPr>
      </w:pPr>
    </w:p>
    <w:p w14:paraId="2B9C6EFB" w14:textId="77777777" w:rsidR="00594110" w:rsidRPr="00594110" w:rsidRDefault="00594110" w:rsidP="00594110">
      <w:pPr>
        <w:spacing w:after="0" w:line="240" w:lineRule="auto"/>
        <w:jc w:val="both"/>
        <w:rPr>
          <w:rFonts w:ascii="Times New Roman" w:eastAsia="Times New Roman" w:hAnsi="Times New Roman" w:cs="Times New Roman"/>
          <w:b/>
          <w:sz w:val="24"/>
          <w:szCs w:val="24"/>
          <w:lang w:val="en-US"/>
        </w:rPr>
      </w:pPr>
      <w:r w:rsidRPr="00594110">
        <w:rPr>
          <w:rFonts w:ascii="Times New Roman" w:eastAsia="Times New Roman" w:hAnsi="Times New Roman" w:cs="Times New Roman"/>
          <w:b/>
          <w:sz w:val="24"/>
          <w:szCs w:val="24"/>
          <w:lang w:val="id-ID"/>
        </w:rPr>
        <w:t>Transparansi dalam Pengelolaan Keuangan Desa</w:t>
      </w:r>
    </w:p>
    <w:p w14:paraId="2B5A5426" w14:textId="77777777"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id-ID"/>
        </w:rPr>
      </w:pPr>
      <w:r w:rsidRPr="00594110">
        <w:rPr>
          <w:rFonts w:ascii="Times New Roman" w:eastAsia="Times New Roman" w:hAnsi="Times New Roman" w:cs="Times New Roman"/>
          <w:sz w:val="24"/>
          <w:szCs w:val="24"/>
          <w:lang w:val="id-ID"/>
        </w:rPr>
        <w:lastRenderedPageBreak/>
        <w:t xml:space="preserve">Prinsip transparansi dalam pemerintahan menekankan keterbukaan informasi publik yang mudah diakses dan dipahami oleh masyarakat </w:t>
      </w:r>
      <w:r w:rsidRPr="00594110">
        <w:rPr>
          <w:rFonts w:ascii="Times New Roman" w:eastAsia="Times New Roman" w:hAnsi="Times New Roman" w:cs="Times New Roman"/>
          <w:sz w:val="24"/>
          <w:szCs w:val="24"/>
          <w:lang w:val="id-ID"/>
        </w:rPr>
        <w:fldChar w:fldCharType="begin" w:fldLock="1"/>
      </w:r>
      <w:r w:rsidRPr="00594110">
        <w:rPr>
          <w:rFonts w:ascii="Times New Roman" w:eastAsia="Times New Roman" w:hAnsi="Times New Roman" w:cs="Times New Roman"/>
          <w:sz w:val="24"/>
          <w:szCs w:val="24"/>
          <w:lang w:val="id-ID"/>
        </w:rPr>
        <w:instrText>ADDIN CSL_CITATION {"citationItems":[{"id":"ITEM-1","itemData":{"ISBN":"9786023865529","author":[{"dropping-particle":"","family":"Dwiyanto","given":"A","non-dropping-particle":"","parse-names":false,"suffix":""}],"id":"ITEM-1","issued":{"date-parts":[["2021"]]},"publisher":"UGM PRESS","title":"Reformasi Birokrasi Publik di Indonesia","type":"book"},"uris":["http://www.mendeley.com/documents/?uuid=e366325a-e5b3-4b97-b64c-8e2acf493819"]}],"mendeley":{"formattedCitation":"(Dwiyanto, 2021)","plainTextFormattedCitation":"(Dwiyanto, 2021)","previouslyFormattedCitation":"(Dwiyanto, 2021)"},"properties":{"noteIndex":0},"schema":"https://github.com/citation-style-language/schema/raw/master/csl-citation.json"}</w:instrText>
      </w:r>
      <w:r w:rsidRPr="00594110">
        <w:rPr>
          <w:rFonts w:ascii="Times New Roman" w:eastAsia="Times New Roman" w:hAnsi="Times New Roman" w:cs="Times New Roman"/>
          <w:sz w:val="24"/>
          <w:szCs w:val="24"/>
          <w:lang w:val="id-ID"/>
        </w:rPr>
        <w:fldChar w:fldCharType="separate"/>
      </w:r>
      <w:r w:rsidRPr="00594110">
        <w:rPr>
          <w:rFonts w:ascii="Times New Roman" w:eastAsia="Times New Roman" w:hAnsi="Times New Roman" w:cs="Times New Roman"/>
          <w:noProof/>
          <w:sz w:val="24"/>
          <w:szCs w:val="24"/>
          <w:lang w:val="id-ID"/>
        </w:rPr>
        <w:t>(Dwiyanto, 2021)</w:t>
      </w:r>
      <w:r w:rsidRPr="00594110">
        <w:rPr>
          <w:rFonts w:ascii="Times New Roman" w:eastAsia="Times New Roman" w:hAnsi="Times New Roman" w:cs="Times New Roman"/>
          <w:sz w:val="24"/>
          <w:szCs w:val="24"/>
        </w:rPr>
        <w:fldChar w:fldCharType="end"/>
      </w:r>
      <w:r w:rsidRPr="00594110">
        <w:rPr>
          <w:rFonts w:ascii="Times New Roman" w:eastAsia="Times New Roman" w:hAnsi="Times New Roman" w:cs="Times New Roman"/>
          <w:sz w:val="24"/>
          <w:szCs w:val="24"/>
          <w:lang w:val="id-ID"/>
        </w:rPr>
        <w:t>. Hasil penelitian menunjukkan bahwa Pemerintah Desa Telukan telah menerapkan transparansi pengelolaan keuangan desa melalui berbagai media dan forum komunikasi. Informasi mengenai pendapatan dan belanja desa disampaikan secara terbuka melalui papan pengumuman, rapat musyawarah desa, serta laporan pertanggungjawaban tahunan. Selain itu, Pemerintah Desa juga menyediakan laporan keuangan yang dapat diakses oleh masyarakat sesuai dengan ketentuan dalam Permendagri Nomor 20 Tahun 2018 tentang Pengelolaan Keuangan Desa.</w:t>
      </w:r>
    </w:p>
    <w:p w14:paraId="435AFBCA" w14:textId="77777777"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id-ID"/>
        </w:rPr>
      </w:pPr>
      <w:r w:rsidRPr="00594110">
        <w:rPr>
          <w:rFonts w:ascii="Times New Roman" w:eastAsia="Times New Roman" w:hAnsi="Times New Roman" w:cs="Times New Roman"/>
          <w:sz w:val="24"/>
          <w:szCs w:val="24"/>
          <w:lang w:val="id-ID"/>
        </w:rPr>
        <w:t>Meskipun demikian, efektivitas penerapan transparansi di Desa Telukan masih menghadapi tantangan. Beberapa warga mengaku kesulitan memahami isi laporan keuangan karena formatnya yang terlalu teknis dan penggunaan bahasa administrasi yang sulit dimengerti. Selain itu, keterbatasan kemampuan komunikasi aparatur desa serta rendahnya partisipasi masyarakat dalam forum musyawarah turut menghambat penyebarluasan informasi secara menyeluruh. Kondisi ini menunjukkan bahwa transparansi yang diterapkan masih bersifat formalistik, belum sepenuhnya substantif.</w:t>
      </w:r>
    </w:p>
    <w:p w14:paraId="147A40E3" w14:textId="77777777"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en-US"/>
        </w:rPr>
      </w:pPr>
      <w:r w:rsidRPr="00594110">
        <w:rPr>
          <w:rFonts w:ascii="Times New Roman" w:eastAsia="Times New Roman" w:hAnsi="Times New Roman" w:cs="Times New Roman"/>
          <w:sz w:val="24"/>
          <w:szCs w:val="24"/>
          <w:lang w:val="id-ID"/>
        </w:rPr>
        <w:t xml:space="preserve">Hasil ini sejalan dengan </w:t>
      </w:r>
      <w:proofErr w:type="spellStart"/>
      <w:r w:rsidRPr="00594110">
        <w:rPr>
          <w:rFonts w:ascii="Times New Roman" w:eastAsia="Times New Roman" w:hAnsi="Times New Roman" w:cs="Times New Roman"/>
          <w:sz w:val="24"/>
          <w:szCs w:val="24"/>
          <w:lang w:val="en-US"/>
        </w:rPr>
        <w:t>penelitian</w:t>
      </w:r>
      <w:proofErr w:type="spellEnd"/>
      <w:r w:rsidRPr="00594110">
        <w:rPr>
          <w:rFonts w:ascii="Times New Roman" w:eastAsia="Times New Roman" w:hAnsi="Times New Roman" w:cs="Times New Roman"/>
          <w:sz w:val="24"/>
          <w:szCs w:val="24"/>
          <w:lang w:val="id-ID"/>
        </w:rPr>
        <w:t xml:space="preserve"> </w:t>
      </w:r>
      <w:r w:rsidRPr="00594110">
        <w:rPr>
          <w:rFonts w:ascii="Times New Roman" w:eastAsia="Times New Roman" w:hAnsi="Times New Roman" w:cs="Times New Roman"/>
          <w:sz w:val="24"/>
          <w:szCs w:val="24"/>
          <w:lang w:val="id-ID"/>
        </w:rPr>
        <w:fldChar w:fldCharType="begin" w:fldLock="1"/>
      </w:r>
      <w:r w:rsidRPr="00594110">
        <w:rPr>
          <w:rFonts w:ascii="Times New Roman" w:eastAsia="Times New Roman" w:hAnsi="Times New Roman" w:cs="Times New Roman"/>
          <w:sz w:val="24"/>
          <w:szCs w:val="24"/>
          <w:lang w:val="id-ID"/>
        </w:rPr>
        <w:instrText>ADDIN CSL_CITATION {"citationItems":[{"id":"ITEM-1","itemData":{"ISBN":"9786023865529","author":[{"dropping-particle":"","family":"Dwiyanto","given":"A","non-dropping-particle":"","parse-names":false,"suffix":""}],"id":"ITEM-1","issued":{"date-parts":[["2021"]]},"publisher":"UGM PRESS","title":"Reformasi Birokrasi Publik di Indonesia","type":"book"},"uris":["http://www.mendeley.com/documents/?uuid=e366325a-e5b3-4b97-b64c-8e2acf493819"]}],"mendeley":{"formattedCitation":"(Dwiyanto, 2021)","manualFormatting":"Dwiyanto (2021)","plainTextFormattedCitation":"(Dwiyanto, 2021)","previouslyFormattedCitation":"(Dwiyanto, 2021)"},"properties":{"noteIndex":0},"schema":"https://github.com/citation-style-language/schema/raw/master/csl-citation.json"}</w:instrText>
      </w:r>
      <w:r w:rsidRPr="00594110">
        <w:rPr>
          <w:rFonts w:ascii="Times New Roman" w:eastAsia="Times New Roman" w:hAnsi="Times New Roman" w:cs="Times New Roman"/>
          <w:sz w:val="24"/>
          <w:szCs w:val="24"/>
          <w:lang w:val="id-ID"/>
        </w:rPr>
        <w:fldChar w:fldCharType="separate"/>
      </w:r>
      <w:r w:rsidRPr="00594110">
        <w:rPr>
          <w:rFonts w:ascii="Times New Roman" w:eastAsia="Times New Roman" w:hAnsi="Times New Roman" w:cs="Times New Roman"/>
          <w:noProof/>
          <w:sz w:val="24"/>
          <w:szCs w:val="24"/>
          <w:lang w:val="id-ID"/>
        </w:rPr>
        <w:t xml:space="preserve">Dwiyanto </w:t>
      </w:r>
      <w:r w:rsidRPr="00594110">
        <w:rPr>
          <w:rFonts w:ascii="Times New Roman" w:eastAsia="Times New Roman" w:hAnsi="Times New Roman" w:cs="Times New Roman"/>
          <w:noProof/>
          <w:sz w:val="24"/>
          <w:szCs w:val="24"/>
          <w:lang w:val="en-US"/>
        </w:rPr>
        <w:t>(</w:t>
      </w:r>
      <w:r w:rsidRPr="00594110">
        <w:rPr>
          <w:rFonts w:ascii="Times New Roman" w:eastAsia="Times New Roman" w:hAnsi="Times New Roman" w:cs="Times New Roman"/>
          <w:noProof/>
          <w:sz w:val="24"/>
          <w:szCs w:val="24"/>
          <w:lang w:val="id-ID"/>
        </w:rPr>
        <w:t>2021)</w:t>
      </w:r>
      <w:r w:rsidRPr="00594110">
        <w:rPr>
          <w:rFonts w:ascii="Times New Roman" w:eastAsia="Times New Roman" w:hAnsi="Times New Roman" w:cs="Times New Roman"/>
          <w:sz w:val="24"/>
          <w:szCs w:val="24"/>
        </w:rPr>
        <w:fldChar w:fldCharType="end"/>
      </w:r>
      <w:r w:rsidRPr="00594110">
        <w:rPr>
          <w:rFonts w:ascii="Times New Roman" w:eastAsia="Times New Roman" w:hAnsi="Times New Roman" w:cs="Times New Roman"/>
          <w:sz w:val="24"/>
          <w:szCs w:val="24"/>
          <w:lang w:val="id-ID"/>
        </w:rPr>
        <w:t xml:space="preserve"> yang menegaskan bahwa transparansi tidak hanya berarti membuka akses terhadap informasi, tetapi juga menjamin kemudahan bagi masyarakat untuk memahami isi informasi tersebut. Pemerintah Desa Telukan telah berupaya untuk memperbaiki hal ini melalui penyederhanaan bentuk laporan, peningkatan komunikasi publik, dan perluasan saluran informasi melalui media sosial serta pertemuan masyarakat. Langkah-langkah tersebut menunjukkan komitmen pemerintah desa dalam memperkuat keterbukaan publik sebagai dasar terciptanya tata kelola keuangan yang transparan, akuntabel, dan partisipatif.</w:t>
      </w:r>
    </w:p>
    <w:p w14:paraId="31180966" w14:textId="77777777" w:rsidR="00594110" w:rsidRPr="00594110" w:rsidRDefault="00594110" w:rsidP="00594110">
      <w:pPr>
        <w:spacing w:after="0" w:line="240" w:lineRule="auto"/>
        <w:ind w:firstLine="340"/>
        <w:jc w:val="both"/>
        <w:rPr>
          <w:rFonts w:ascii="Times New Roman" w:eastAsia="Times New Roman" w:hAnsi="Times New Roman" w:cs="Times New Roman"/>
          <w:sz w:val="24"/>
          <w:szCs w:val="24"/>
          <w:lang w:val="en-US"/>
        </w:rPr>
      </w:pPr>
    </w:p>
    <w:p w14:paraId="022D6C18" w14:textId="77777777" w:rsidR="00594110" w:rsidRPr="00594110" w:rsidRDefault="00594110" w:rsidP="00594110">
      <w:pPr>
        <w:spacing w:after="0" w:line="240" w:lineRule="auto"/>
        <w:ind w:firstLine="340"/>
        <w:jc w:val="center"/>
        <w:rPr>
          <w:rFonts w:ascii="Times New Roman" w:eastAsia="Times New Roman" w:hAnsi="Times New Roman" w:cs="Times New Roman"/>
          <w:sz w:val="24"/>
          <w:szCs w:val="24"/>
          <w:lang w:val="en-US"/>
        </w:rPr>
      </w:pPr>
      <w:r w:rsidRPr="00594110">
        <w:rPr>
          <w:rFonts w:ascii="Times New Roman" w:eastAsia="Times New Roman" w:hAnsi="Times New Roman" w:cs="Times New Roman"/>
          <w:noProof/>
          <w:sz w:val="24"/>
          <w:szCs w:val="24"/>
          <w:lang w:val="id-ID"/>
        </w:rPr>
        <w:drawing>
          <wp:inline distT="0" distB="0" distL="0" distR="0" wp14:anchorId="56AAA9F5" wp14:editId="1A146542">
            <wp:extent cx="2520000" cy="1554174"/>
            <wp:effectExtent l="0" t="0" r="0" b="8255"/>
            <wp:docPr id="1" name="Picture 1" descr="Transparansi 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ansparansi w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20000" cy="1554174"/>
                    </a:xfrm>
                    <a:prstGeom prst="rect">
                      <a:avLst/>
                    </a:prstGeom>
                    <a:noFill/>
                    <a:ln>
                      <a:noFill/>
                    </a:ln>
                  </pic:spPr>
                </pic:pic>
              </a:graphicData>
            </a:graphic>
          </wp:inline>
        </w:drawing>
      </w:r>
    </w:p>
    <w:p w14:paraId="239886A0" w14:textId="77777777" w:rsidR="00594110" w:rsidRPr="00594110" w:rsidRDefault="00594110" w:rsidP="00594110">
      <w:pPr>
        <w:spacing w:after="0" w:line="240" w:lineRule="auto"/>
        <w:ind w:firstLine="340"/>
        <w:jc w:val="center"/>
        <w:rPr>
          <w:rFonts w:ascii="Times New Roman" w:eastAsia="Times New Roman" w:hAnsi="Times New Roman" w:cs="Times New Roman"/>
          <w:b/>
          <w:sz w:val="24"/>
          <w:szCs w:val="24"/>
          <w:lang w:val="en-US"/>
        </w:rPr>
      </w:pPr>
      <w:r w:rsidRPr="00594110">
        <w:rPr>
          <w:rFonts w:ascii="Times New Roman" w:eastAsia="Times New Roman" w:hAnsi="Times New Roman" w:cs="Times New Roman"/>
          <w:b/>
          <w:sz w:val="24"/>
          <w:szCs w:val="24"/>
          <w:lang w:val="en-US"/>
        </w:rPr>
        <w:t xml:space="preserve">Gambar 2 Hasil </w:t>
      </w:r>
      <w:proofErr w:type="spellStart"/>
      <w:r w:rsidRPr="00594110">
        <w:rPr>
          <w:rFonts w:ascii="Times New Roman" w:eastAsia="Times New Roman" w:hAnsi="Times New Roman" w:cs="Times New Roman"/>
          <w:b/>
          <w:sz w:val="24"/>
          <w:szCs w:val="24"/>
          <w:lang w:val="en-US"/>
        </w:rPr>
        <w:t>Analisis</w:t>
      </w:r>
      <w:proofErr w:type="spellEnd"/>
      <w:r w:rsidRPr="00594110">
        <w:rPr>
          <w:rFonts w:ascii="Times New Roman" w:eastAsia="Times New Roman" w:hAnsi="Times New Roman" w:cs="Times New Roman"/>
          <w:b/>
          <w:sz w:val="24"/>
          <w:szCs w:val="24"/>
          <w:lang w:val="en-US"/>
        </w:rPr>
        <w:t xml:space="preserve"> Word Cloud </w:t>
      </w:r>
      <w:proofErr w:type="spellStart"/>
      <w:r w:rsidRPr="00594110">
        <w:rPr>
          <w:rFonts w:ascii="Times New Roman" w:eastAsia="Times New Roman" w:hAnsi="Times New Roman" w:cs="Times New Roman"/>
          <w:b/>
          <w:sz w:val="24"/>
          <w:szCs w:val="24"/>
          <w:lang w:val="en-US"/>
        </w:rPr>
        <w:t>Transparansi</w:t>
      </w:r>
      <w:proofErr w:type="spellEnd"/>
      <w:r w:rsidRPr="00594110">
        <w:rPr>
          <w:rFonts w:ascii="Times New Roman" w:eastAsia="Times New Roman" w:hAnsi="Times New Roman" w:cs="Times New Roman"/>
          <w:b/>
          <w:sz w:val="24"/>
          <w:szCs w:val="24"/>
          <w:lang w:val="en-US"/>
        </w:rPr>
        <w:t xml:space="preserve"> Dengan NVIVO</w:t>
      </w:r>
    </w:p>
    <w:p w14:paraId="2D715A8E" w14:textId="77777777" w:rsidR="00594110" w:rsidRPr="00594110" w:rsidRDefault="00594110" w:rsidP="00594110">
      <w:pPr>
        <w:spacing w:after="0" w:line="240" w:lineRule="auto"/>
        <w:ind w:firstLine="340"/>
        <w:jc w:val="both"/>
        <w:rPr>
          <w:rFonts w:ascii="Times New Roman" w:eastAsia="Times New Roman" w:hAnsi="Times New Roman" w:cs="Times New Roman"/>
          <w:b/>
          <w:sz w:val="24"/>
          <w:szCs w:val="24"/>
          <w:lang w:val="en-US"/>
        </w:rPr>
      </w:pPr>
    </w:p>
    <w:p w14:paraId="70ABCD6E" w14:textId="77777777" w:rsidR="00594110" w:rsidRDefault="00594110" w:rsidP="00594110">
      <w:pPr>
        <w:spacing w:after="0" w:line="240" w:lineRule="auto"/>
        <w:ind w:firstLine="340"/>
        <w:jc w:val="both"/>
        <w:rPr>
          <w:rFonts w:ascii="Times New Roman" w:eastAsia="Times New Roman" w:hAnsi="Times New Roman" w:cs="Times New Roman"/>
          <w:sz w:val="24"/>
          <w:szCs w:val="24"/>
        </w:rPr>
      </w:pPr>
      <w:r w:rsidRPr="00594110">
        <w:rPr>
          <w:rFonts w:ascii="Times New Roman" w:eastAsia="Times New Roman" w:hAnsi="Times New Roman" w:cs="Times New Roman"/>
          <w:sz w:val="24"/>
          <w:szCs w:val="24"/>
          <w:lang w:val="en-US"/>
        </w:rPr>
        <w:t xml:space="preserve">Hasil </w:t>
      </w:r>
      <w:proofErr w:type="spellStart"/>
      <w:r w:rsidRPr="00594110">
        <w:rPr>
          <w:rFonts w:ascii="Times New Roman" w:eastAsia="Times New Roman" w:hAnsi="Times New Roman" w:cs="Times New Roman"/>
          <w:sz w:val="24"/>
          <w:szCs w:val="24"/>
          <w:lang w:val="en-US"/>
        </w:rPr>
        <w:t>analisis</w:t>
      </w:r>
      <w:proofErr w:type="spellEnd"/>
      <w:r w:rsidRPr="00594110">
        <w:rPr>
          <w:rFonts w:ascii="Times New Roman" w:eastAsia="Times New Roman" w:hAnsi="Times New Roman" w:cs="Times New Roman"/>
          <w:sz w:val="24"/>
          <w:szCs w:val="24"/>
          <w:lang w:val="en-US"/>
        </w:rPr>
        <w:t xml:space="preserve"> word cloud NVivo </w:t>
      </w:r>
      <w:proofErr w:type="spellStart"/>
      <w:r w:rsidRPr="00594110">
        <w:rPr>
          <w:rFonts w:ascii="Times New Roman" w:eastAsia="Times New Roman" w:hAnsi="Times New Roman" w:cs="Times New Roman"/>
          <w:sz w:val="24"/>
          <w:szCs w:val="24"/>
          <w:lang w:val="en-US"/>
        </w:rPr>
        <w:t>menunjukkan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bahwa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tema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transparansi</w:t>
      </w:r>
      <w:proofErr w:type="spellEnd"/>
      <w:r w:rsidRPr="00594110">
        <w:rPr>
          <w:rFonts w:ascii="Times New Roman" w:eastAsia="Times New Roman" w:hAnsi="Times New Roman" w:cs="Times New Roman"/>
          <w:sz w:val="24"/>
          <w:szCs w:val="24"/>
          <w:lang w:val="en-US"/>
        </w:rPr>
        <w:t xml:space="preserve"> dalam data </w:t>
      </w:r>
      <w:proofErr w:type="spellStart"/>
      <w:r w:rsidRPr="00594110">
        <w:rPr>
          <w:rFonts w:ascii="Times New Roman" w:eastAsia="Times New Roman" w:hAnsi="Times New Roman" w:cs="Times New Roman"/>
          <w:sz w:val="24"/>
          <w:szCs w:val="24"/>
          <w:lang w:val="en-US"/>
        </w:rPr>
        <w:t>penelitian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didominasi</w:t>
      </w:r>
      <w:proofErr w:type="spellEnd"/>
      <w:r w:rsidRPr="00594110">
        <w:rPr>
          <w:rFonts w:ascii="Times New Roman" w:eastAsia="Times New Roman" w:hAnsi="Times New Roman" w:cs="Times New Roman"/>
          <w:sz w:val="24"/>
          <w:szCs w:val="24"/>
          <w:lang w:val="en-US"/>
        </w:rPr>
        <w:t xml:space="preserve"> oleh kata “</w:t>
      </w:r>
      <w:proofErr w:type="spellStart"/>
      <w:r w:rsidRPr="00594110">
        <w:rPr>
          <w:rFonts w:ascii="Times New Roman" w:eastAsia="Times New Roman" w:hAnsi="Times New Roman" w:cs="Times New Roman"/>
          <w:sz w:val="24"/>
          <w:szCs w:val="24"/>
          <w:lang w:val="en-US"/>
        </w:rPr>
        <w:t>warga</w:t>
      </w:r>
      <w:proofErr w:type="spellEnd"/>
      <w:r w:rsidRPr="00594110">
        <w:rPr>
          <w:rFonts w:ascii="Times New Roman" w:eastAsia="Times New Roman" w:hAnsi="Times New Roman" w:cs="Times New Roman"/>
          <w:sz w:val="24"/>
          <w:szCs w:val="24"/>
          <w:lang w:val="en-US"/>
        </w:rPr>
        <w:t>” dan “</w:t>
      </w:r>
      <w:proofErr w:type="spellStart"/>
      <w:r w:rsidRPr="00594110">
        <w:rPr>
          <w:rFonts w:ascii="Times New Roman" w:eastAsia="Times New Roman" w:hAnsi="Times New Roman" w:cs="Times New Roman"/>
          <w:sz w:val="24"/>
          <w:szCs w:val="24"/>
          <w:lang w:val="en-US"/>
        </w:rPr>
        <w:t>informasi</w:t>
      </w:r>
      <w:proofErr w:type="spellEnd"/>
      <w:r w:rsidRPr="00594110">
        <w:rPr>
          <w:rFonts w:ascii="Times New Roman" w:eastAsia="Times New Roman" w:hAnsi="Times New Roman" w:cs="Times New Roman"/>
          <w:sz w:val="24"/>
          <w:szCs w:val="24"/>
          <w:lang w:val="en-US"/>
        </w:rPr>
        <w:t xml:space="preserve">”, yang </w:t>
      </w:r>
      <w:proofErr w:type="spellStart"/>
      <w:r w:rsidRPr="00594110">
        <w:rPr>
          <w:rFonts w:ascii="Times New Roman" w:eastAsia="Times New Roman" w:hAnsi="Times New Roman" w:cs="Times New Roman"/>
          <w:sz w:val="24"/>
          <w:szCs w:val="24"/>
          <w:lang w:val="en-US"/>
        </w:rPr>
        <w:t>menegaskan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bahwa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transparansi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dipahami</w:t>
      </w:r>
      <w:proofErr w:type="spellEnd"/>
      <w:r w:rsidRPr="00594110">
        <w:rPr>
          <w:rFonts w:ascii="Times New Roman" w:eastAsia="Times New Roman" w:hAnsi="Times New Roman" w:cs="Times New Roman"/>
          <w:sz w:val="24"/>
          <w:szCs w:val="24"/>
          <w:lang w:val="en-US"/>
        </w:rPr>
        <w:t xml:space="preserve"> sebagai </w:t>
      </w:r>
      <w:proofErr w:type="spellStart"/>
      <w:r w:rsidRPr="00594110">
        <w:rPr>
          <w:rFonts w:ascii="Times New Roman" w:eastAsia="Times New Roman" w:hAnsi="Times New Roman" w:cs="Times New Roman"/>
          <w:sz w:val="24"/>
          <w:szCs w:val="24"/>
          <w:lang w:val="en-US"/>
        </w:rPr>
        <w:t>keterbukaan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informasi</w:t>
      </w:r>
      <w:proofErr w:type="spellEnd"/>
      <w:r w:rsidRPr="00594110">
        <w:rPr>
          <w:rFonts w:ascii="Times New Roman" w:eastAsia="Times New Roman" w:hAnsi="Times New Roman" w:cs="Times New Roman"/>
          <w:sz w:val="24"/>
          <w:szCs w:val="24"/>
          <w:lang w:val="en-US"/>
        </w:rPr>
        <w:t xml:space="preserve"> kepada </w:t>
      </w:r>
      <w:proofErr w:type="spellStart"/>
      <w:r w:rsidRPr="00594110">
        <w:rPr>
          <w:rFonts w:ascii="Times New Roman" w:eastAsia="Times New Roman" w:hAnsi="Times New Roman" w:cs="Times New Roman"/>
          <w:sz w:val="24"/>
          <w:szCs w:val="24"/>
          <w:lang w:val="en-US"/>
        </w:rPr>
        <w:t>masyarakat</w:t>
      </w:r>
      <w:proofErr w:type="spellEnd"/>
      <w:r w:rsidRPr="00594110">
        <w:rPr>
          <w:rFonts w:ascii="Times New Roman" w:eastAsia="Times New Roman" w:hAnsi="Times New Roman" w:cs="Times New Roman"/>
          <w:sz w:val="24"/>
          <w:szCs w:val="24"/>
          <w:lang w:val="en-US"/>
        </w:rPr>
        <w:t xml:space="preserve"> sebagai </w:t>
      </w:r>
      <w:proofErr w:type="spellStart"/>
      <w:r w:rsidRPr="00594110">
        <w:rPr>
          <w:rFonts w:ascii="Times New Roman" w:eastAsia="Times New Roman" w:hAnsi="Times New Roman" w:cs="Times New Roman"/>
          <w:sz w:val="24"/>
          <w:szCs w:val="24"/>
          <w:lang w:val="en-US"/>
        </w:rPr>
        <w:t>subjek</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utama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penerima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kebijakan</w:t>
      </w:r>
      <w:proofErr w:type="spellEnd"/>
      <w:r w:rsidRPr="00594110">
        <w:rPr>
          <w:rFonts w:ascii="Times New Roman" w:eastAsia="Times New Roman" w:hAnsi="Times New Roman" w:cs="Times New Roman"/>
          <w:sz w:val="24"/>
          <w:szCs w:val="24"/>
          <w:lang w:val="en-US"/>
        </w:rPr>
        <w:t xml:space="preserve"> dan program </w:t>
      </w:r>
      <w:proofErr w:type="spellStart"/>
      <w:r w:rsidRPr="00594110">
        <w:rPr>
          <w:rFonts w:ascii="Times New Roman" w:eastAsia="Times New Roman" w:hAnsi="Times New Roman" w:cs="Times New Roman"/>
          <w:sz w:val="24"/>
          <w:szCs w:val="24"/>
          <w:lang w:val="en-US"/>
        </w:rPr>
        <w:t>pemerintah</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Kemunculan</w:t>
      </w:r>
      <w:proofErr w:type="spellEnd"/>
      <w:r w:rsidRPr="00594110">
        <w:rPr>
          <w:rFonts w:ascii="Times New Roman" w:eastAsia="Times New Roman" w:hAnsi="Times New Roman" w:cs="Times New Roman"/>
          <w:sz w:val="24"/>
          <w:szCs w:val="24"/>
          <w:lang w:val="en-US"/>
        </w:rPr>
        <w:t xml:space="preserve"> kata “laporan” dan “</w:t>
      </w:r>
      <w:proofErr w:type="spellStart"/>
      <w:r w:rsidRPr="00594110">
        <w:rPr>
          <w:rFonts w:ascii="Times New Roman" w:eastAsia="Times New Roman" w:hAnsi="Times New Roman" w:cs="Times New Roman"/>
          <w:sz w:val="24"/>
          <w:szCs w:val="24"/>
          <w:lang w:val="en-US"/>
        </w:rPr>
        <w:t>musyawarah</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mengindikasikan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bahwa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transparansi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diwujudkan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baik</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melalui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penyampaian</w:t>
      </w:r>
      <w:proofErr w:type="spellEnd"/>
      <w:r w:rsidRPr="00594110">
        <w:rPr>
          <w:rFonts w:ascii="Times New Roman" w:eastAsia="Times New Roman" w:hAnsi="Times New Roman" w:cs="Times New Roman"/>
          <w:sz w:val="24"/>
          <w:szCs w:val="24"/>
          <w:lang w:val="en-US"/>
        </w:rPr>
        <w:t xml:space="preserve"> laporan </w:t>
      </w:r>
      <w:proofErr w:type="spellStart"/>
      <w:r w:rsidRPr="00594110">
        <w:rPr>
          <w:rFonts w:ascii="Times New Roman" w:eastAsia="Times New Roman" w:hAnsi="Times New Roman" w:cs="Times New Roman"/>
          <w:sz w:val="24"/>
          <w:szCs w:val="24"/>
          <w:lang w:val="en-US"/>
        </w:rPr>
        <w:t>kinerja</w:t>
      </w:r>
      <w:proofErr w:type="spellEnd"/>
      <w:r w:rsidRPr="00594110">
        <w:rPr>
          <w:rFonts w:ascii="Times New Roman" w:eastAsia="Times New Roman" w:hAnsi="Times New Roman" w:cs="Times New Roman"/>
          <w:sz w:val="24"/>
          <w:szCs w:val="24"/>
          <w:lang w:val="en-US"/>
        </w:rPr>
        <w:t xml:space="preserve"> dan </w:t>
      </w:r>
      <w:proofErr w:type="spellStart"/>
      <w:r w:rsidRPr="00594110">
        <w:rPr>
          <w:rFonts w:ascii="Times New Roman" w:eastAsia="Times New Roman" w:hAnsi="Times New Roman" w:cs="Times New Roman"/>
          <w:sz w:val="24"/>
          <w:szCs w:val="24"/>
          <w:lang w:val="en-US"/>
        </w:rPr>
        <w:t>keuangan</w:t>
      </w:r>
      <w:proofErr w:type="spellEnd"/>
      <w:r w:rsidRPr="00594110">
        <w:rPr>
          <w:rFonts w:ascii="Times New Roman" w:eastAsia="Times New Roman" w:hAnsi="Times New Roman" w:cs="Times New Roman"/>
          <w:sz w:val="24"/>
          <w:szCs w:val="24"/>
          <w:lang w:val="en-US"/>
        </w:rPr>
        <w:t xml:space="preserve"> secara </w:t>
      </w:r>
      <w:proofErr w:type="spellStart"/>
      <w:r w:rsidRPr="00594110">
        <w:rPr>
          <w:rFonts w:ascii="Times New Roman" w:eastAsia="Times New Roman" w:hAnsi="Times New Roman" w:cs="Times New Roman"/>
          <w:sz w:val="24"/>
          <w:szCs w:val="24"/>
          <w:lang w:val="en-US"/>
        </w:rPr>
        <w:t>terbuka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maupun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melalui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komunikasi</w:t>
      </w:r>
      <w:proofErr w:type="spellEnd"/>
      <w:r w:rsidRPr="00594110">
        <w:rPr>
          <w:rFonts w:ascii="Times New Roman" w:eastAsia="Times New Roman" w:hAnsi="Times New Roman" w:cs="Times New Roman"/>
          <w:sz w:val="24"/>
          <w:szCs w:val="24"/>
          <w:lang w:val="en-US"/>
        </w:rPr>
        <w:t xml:space="preserve"> langsung </w:t>
      </w:r>
      <w:proofErr w:type="spellStart"/>
      <w:r w:rsidRPr="00594110">
        <w:rPr>
          <w:rFonts w:ascii="Times New Roman" w:eastAsia="Times New Roman" w:hAnsi="Times New Roman" w:cs="Times New Roman"/>
          <w:sz w:val="24"/>
          <w:szCs w:val="24"/>
          <w:lang w:val="en-US"/>
        </w:rPr>
        <w:t>antara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pemerintah</w:t>
      </w:r>
      <w:proofErr w:type="spellEnd"/>
      <w:r w:rsidRPr="00594110">
        <w:rPr>
          <w:rFonts w:ascii="Times New Roman" w:eastAsia="Times New Roman" w:hAnsi="Times New Roman" w:cs="Times New Roman"/>
          <w:sz w:val="24"/>
          <w:szCs w:val="24"/>
          <w:lang w:val="en-US"/>
        </w:rPr>
        <w:t xml:space="preserve"> dan </w:t>
      </w:r>
      <w:proofErr w:type="spellStart"/>
      <w:r w:rsidRPr="00594110">
        <w:rPr>
          <w:rFonts w:ascii="Times New Roman" w:eastAsia="Times New Roman" w:hAnsi="Times New Roman" w:cs="Times New Roman"/>
          <w:sz w:val="24"/>
          <w:szCs w:val="24"/>
          <w:lang w:val="en-US"/>
        </w:rPr>
        <w:t>warga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Sementara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itu</w:t>
      </w:r>
      <w:proofErr w:type="spellEnd"/>
      <w:r w:rsidRPr="00594110">
        <w:rPr>
          <w:rFonts w:ascii="Times New Roman" w:eastAsia="Times New Roman" w:hAnsi="Times New Roman" w:cs="Times New Roman"/>
          <w:sz w:val="24"/>
          <w:szCs w:val="24"/>
          <w:lang w:val="en-US"/>
        </w:rPr>
        <w:t>, kata-kata seperti “</w:t>
      </w:r>
      <w:proofErr w:type="spellStart"/>
      <w:r w:rsidRPr="00594110">
        <w:rPr>
          <w:rFonts w:ascii="Times New Roman" w:eastAsia="Times New Roman" w:hAnsi="Times New Roman" w:cs="Times New Roman"/>
          <w:sz w:val="24"/>
          <w:szCs w:val="24"/>
          <w:lang w:val="en-US"/>
        </w:rPr>
        <w:t>tidak</w:t>
      </w:r>
      <w:proofErr w:type="spellEnd"/>
      <w:r w:rsidRPr="00594110">
        <w:rPr>
          <w:rFonts w:ascii="Times New Roman" w:eastAsia="Times New Roman" w:hAnsi="Times New Roman" w:cs="Times New Roman"/>
          <w:sz w:val="24"/>
          <w:szCs w:val="24"/>
          <w:lang w:val="en-US"/>
        </w:rPr>
        <w:t xml:space="preserve">”, “kalau”, dan “lebih” </w:t>
      </w:r>
      <w:proofErr w:type="spellStart"/>
      <w:r w:rsidRPr="00594110">
        <w:rPr>
          <w:rFonts w:ascii="Times New Roman" w:eastAsia="Times New Roman" w:hAnsi="Times New Roman" w:cs="Times New Roman"/>
          <w:sz w:val="24"/>
          <w:szCs w:val="24"/>
          <w:lang w:val="en-US"/>
        </w:rPr>
        <w:t>mencerminkan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beragam</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persepsi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informan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terhadap</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pelaksanaan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transparansi</w:t>
      </w:r>
      <w:proofErr w:type="spellEnd"/>
      <w:r w:rsidRPr="00594110">
        <w:rPr>
          <w:rFonts w:ascii="Times New Roman" w:eastAsia="Times New Roman" w:hAnsi="Times New Roman" w:cs="Times New Roman"/>
          <w:sz w:val="24"/>
          <w:szCs w:val="24"/>
          <w:lang w:val="en-US"/>
        </w:rPr>
        <w:t xml:space="preserve">, yang </w:t>
      </w:r>
      <w:proofErr w:type="spellStart"/>
      <w:r w:rsidRPr="00594110">
        <w:rPr>
          <w:rFonts w:ascii="Times New Roman" w:eastAsia="Times New Roman" w:hAnsi="Times New Roman" w:cs="Times New Roman"/>
          <w:sz w:val="24"/>
          <w:szCs w:val="24"/>
          <w:lang w:val="en-US"/>
        </w:rPr>
        <w:t>menunjukkan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bahwa</w:t>
      </w:r>
      <w:proofErr w:type="spellEnd"/>
      <w:r w:rsidRPr="00594110">
        <w:rPr>
          <w:rFonts w:ascii="Times New Roman" w:eastAsia="Times New Roman" w:hAnsi="Times New Roman" w:cs="Times New Roman"/>
          <w:sz w:val="24"/>
          <w:szCs w:val="24"/>
          <w:lang w:val="en-US"/>
        </w:rPr>
        <w:t xml:space="preserve"> akses dan </w:t>
      </w:r>
      <w:proofErr w:type="spellStart"/>
      <w:r w:rsidRPr="00594110">
        <w:rPr>
          <w:rFonts w:ascii="Times New Roman" w:eastAsia="Times New Roman" w:hAnsi="Times New Roman" w:cs="Times New Roman"/>
          <w:sz w:val="24"/>
          <w:szCs w:val="24"/>
          <w:lang w:val="en-US"/>
        </w:rPr>
        <w:t>pemahaman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informasi</w:t>
      </w:r>
      <w:proofErr w:type="spellEnd"/>
      <w:r w:rsidRPr="00594110">
        <w:rPr>
          <w:rFonts w:ascii="Times New Roman" w:eastAsia="Times New Roman" w:hAnsi="Times New Roman" w:cs="Times New Roman"/>
          <w:sz w:val="24"/>
          <w:szCs w:val="24"/>
          <w:lang w:val="en-US"/>
        </w:rPr>
        <w:t xml:space="preserve"> belum </w:t>
      </w:r>
      <w:proofErr w:type="spellStart"/>
      <w:r w:rsidRPr="00594110">
        <w:rPr>
          <w:rFonts w:ascii="Times New Roman" w:eastAsia="Times New Roman" w:hAnsi="Times New Roman" w:cs="Times New Roman"/>
          <w:sz w:val="24"/>
          <w:szCs w:val="24"/>
          <w:lang w:val="en-US"/>
        </w:rPr>
        <w:t>sepenuhnya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merata</w:t>
      </w:r>
      <w:proofErr w:type="spellEnd"/>
      <w:r w:rsidRPr="00594110">
        <w:rPr>
          <w:rFonts w:ascii="Times New Roman" w:eastAsia="Times New Roman" w:hAnsi="Times New Roman" w:cs="Times New Roman"/>
          <w:sz w:val="24"/>
          <w:szCs w:val="24"/>
          <w:lang w:val="en-US"/>
        </w:rPr>
        <w:t xml:space="preserve">. Selain </w:t>
      </w:r>
      <w:proofErr w:type="spellStart"/>
      <w:r w:rsidRPr="00594110">
        <w:rPr>
          <w:rFonts w:ascii="Times New Roman" w:eastAsia="Times New Roman" w:hAnsi="Times New Roman" w:cs="Times New Roman"/>
          <w:sz w:val="24"/>
          <w:szCs w:val="24"/>
          <w:lang w:val="en-US"/>
        </w:rPr>
        <w:t>itu</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perhatian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terhadap</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aspek</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bahasa</w:t>
      </w:r>
      <w:proofErr w:type="spellEnd"/>
      <w:r w:rsidRPr="00594110">
        <w:rPr>
          <w:rFonts w:ascii="Times New Roman" w:eastAsia="Times New Roman" w:hAnsi="Times New Roman" w:cs="Times New Roman"/>
          <w:sz w:val="24"/>
          <w:szCs w:val="24"/>
          <w:lang w:val="en-US"/>
        </w:rPr>
        <w:t>”, “</w:t>
      </w:r>
      <w:proofErr w:type="spellStart"/>
      <w:r w:rsidRPr="00594110">
        <w:rPr>
          <w:rFonts w:ascii="Times New Roman" w:eastAsia="Times New Roman" w:hAnsi="Times New Roman" w:cs="Times New Roman"/>
          <w:sz w:val="24"/>
          <w:szCs w:val="24"/>
          <w:lang w:val="en-US"/>
        </w:rPr>
        <w:t>papan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informasi</w:t>
      </w:r>
      <w:proofErr w:type="spellEnd"/>
      <w:r w:rsidRPr="00594110">
        <w:rPr>
          <w:rFonts w:ascii="Times New Roman" w:eastAsia="Times New Roman" w:hAnsi="Times New Roman" w:cs="Times New Roman"/>
          <w:sz w:val="24"/>
          <w:szCs w:val="24"/>
          <w:lang w:val="en-US"/>
        </w:rPr>
        <w:t xml:space="preserve">”, </w:t>
      </w:r>
      <w:r w:rsidRPr="00594110">
        <w:rPr>
          <w:rFonts w:ascii="Times New Roman" w:eastAsia="Times New Roman" w:hAnsi="Times New Roman" w:cs="Times New Roman"/>
          <w:sz w:val="24"/>
          <w:szCs w:val="24"/>
          <w:lang w:val="en-US"/>
        </w:rPr>
        <w:lastRenderedPageBreak/>
        <w:t>dan “</w:t>
      </w:r>
      <w:proofErr w:type="spellStart"/>
      <w:r w:rsidRPr="00594110">
        <w:rPr>
          <w:rFonts w:ascii="Times New Roman" w:eastAsia="Times New Roman" w:hAnsi="Times New Roman" w:cs="Times New Roman"/>
          <w:sz w:val="24"/>
          <w:szCs w:val="24"/>
          <w:lang w:val="en-US"/>
        </w:rPr>
        <w:t>mudah</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dipahami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menegaskan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bahwa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transparansi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tidak</w:t>
      </w:r>
      <w:proofErr w:type="spellEnd"/>
      <w:r w:rsidRPr="00594110">
        <w:rPr>
          <w:rFonts w:ascii="Times New Roman" w:eastAsia="Times New Roman" w:hAnsi="Times New Roman" w:cs="Times New Roman"/>
          <w:sz w:val="24"/>
          <w:szCs w:val="24"/>
          <w:lang w:val="en-US"/>
        </w:rPr>
        <w:t xml:space="preserve"> hanya </w:t>
      </w:r>
      <w:proofErr w:type="spellStart"/>
      <w:r w:rsidRPr="00594110">
        <w:rPr>
          <w:rFonts w:ascii="Times New Roman" w:eastAsia="Times New Roman" w:hAnsi="Times New Roman" w:cs="Times New Roman"/>
          <w:sz w:val="24"/>
          <w:szCs w:val="24"/>
          <w:lang w:val="en-US"/>
        </w:rPr>
        <w:t>berkaitan</w:t>
      </w:r>
      <w:proofErr w:type="spellEnd"/>
      <w:r w:rsidRPr="00594110">
        <w:rPr>
          <w:rFonts w:ascii="Times New Roman" w:eastAsia="Times New Roman" w:hAnsi="Times New Roman" w:cs="Times New Roman"/>
          <w:sz w:val="24"/>
          <w:szCs w:val="24"/>
          <w:lang w:val="en-US"/>
        </w:rPr>
        <w:t xml:space="preserve"> dengan </w:t>
      </w:r>
      <w:proofErr w:type="spellStart"/>
      <w:r w:rsidRPr="00594110">
        <w:rPr>
          <w:rFonts w:ascii="Times New Roman" w:eastAsia="Times New Roman" w:hAnsi="Times New Roman" w:cs="Times New Roman"/>
          <w:sz w:val="24"/>
          <w:szCs w:val="24"/>
          <w:lang w:val="en-US"/>
        </w:rPr>
        <w:t>ketersediaan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informasi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tetapi</w:t>
      </w:r>
      <w:proofErr w:type="spellEnd"/>
      <w:r w:rsidRPr="00594110">
        <w:rPr>
          <w:rFonts w:ascii="Times New Roman" w:eastAsia="Times New Roman" w:hAnsi="Times New Roman" w:cs="Times New Roman"/>
          <w:sz w:val="24"/>
          <w:szCs w:val="24"/>
          <w:lang w:val="en-US"/>
        </w:rPr>
        <w:t xml:space="preserve"> juga dengan </w:t>
      </w:r>
      <w:proofErr w:type="spellStart"/>
      <w:r w:rsidRPr="00594110">
        <w:rPr>
          <w:rFonts w:ascii="Times New Roman" w:eastAsia="Times New Roman" w:hAnsi="Times New Roman" w:cs="Times New Roman"/>
          <w:sz w:val="24"/>
          <w:szCs w:val="24"/>
          <w:lang w:val="en-US"/>
        </w:rPr>
        <w:t>kejelasan</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keterjangkauan</w:t>
      </w:r>
      <w:proofErr w:type="spellEnd"/>
      <w:r w:rsidRPr="00594110">
        <w:rPr>
          <w:rFonts w:ascii="Times New Roman" w:eastAsia="Times New Roman" w:hAnsi="Times New Roman" w:cs="Times New Roman"/>
          <w:sz w:val="24"/>
          <w:szCs w:val="24"/>
          <w:lang w:val="en-US"/>
        </w:rPr>
        <w:t xml:space="preserve"> media, dan </w:t>
      </w:r>
      <w:proofErr w:type="spellStart"/>
      <w:r w:rsidRPr="00594110">
        <w:rPr>
          <w:rFonts w:ascii="Times New Roman" w:eastAsia="Times New Roman" w:hAnsi="Times New Roman" w:cs="Times New Roman"/>
          <w:sz w:val="24"/>
          <w:szCs w:val="24"/>
          <w:lang w:val="en-US"/>
        </w:rPr>
        <w:t>partisipasi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aktif</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masyarakat</w:t>
      </w:r>
      <w:proofErr w:type="spellEnd"/>
      <w:r w:rsidRPr="00594110">
        <w:rPr>
          <w:rFonts w:ascii="Times New Roman" w:eastAsia="Times New Roman" w:hAnsi="Times New Roman" w:cs="Times New Roman"/>
          <w:sz w:val="24"/>
          <w:szCs w:val="24"/>
          <w:lang w:val="en-US"/>
        </w:rPr>
        <w:t xml:space="preserve"> dalam menerima </w:t>
      </w:r>
      <w:proofErr w:type="spellStart"/>
      <w:r w:rsidRPr="00594110">
        <w:rPr>
          <w:rFonts w:ascii="Times New Roman" w:eastAsia="Times New Roman" w:hAnsi="Times New Roman" w:cs="Times New Roman"/>
          <w:sz w:val="24"/>
          <w:szCs w:val="24"/>
          <w:lang w:val="en-US"/>
        </w:rPr>
        <w:t>serta</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mengawasi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informasi</w:t>
      </w:r>
      <w:proofErr w:type="spellEnd"/>
      <w:r w:rsidRPr="00594110">
        <w:rPr>
          <w:rFonts w:ascii="Times New Roman" w:eastAsia="Times New Roman" w:hAnsi="Times New Roman" w:cs="Times New Roman"/>
          <w:sz w:val="24"/>
          <w:szCs w:val="24"/>
          <w:lang w:val="en-US"/>
        </w:rPr>
        <w:t xml:space="preserve"> </w:t>
      </w:r>
      <w:proofErr w:type="spellStart"/>
      <w:r w:rsidRPr="00594110">
        <w:rPr>
          <w:rFonts w:ascii="Times New Roman" w:eastAsia="Times New Roman" w:hAnsi="Times New Roman" w:cs="Times New Roman"/>
          <w:sz w:val="24"/>
          <w:szCs w:val="24"/>
          <w:lang w:val="en-US"/>
        </w:rPr>
        <w:t>publik</w:t>
      </w:r>
      <w:proofErr w:type="spellEnd"/>
      <w:r w:rsidRPr="00594110">
        <w:rPr>
          <w:rFonts w:ascii="Times New Roman" w:eastAsia="Times New Roman" w:hAnsi="Times New Roman" w:cs="Times New Roman"/>
          <w:sz w:val="24"/>
          <w:szCs w:val="24"/>
          <w:lang w:val="en-US"/>
        </w:rPr>
        <w:t>.</w:t>
      </w:r>
    </w:p>
    <w:p w14:paraId="09F4D89F" w14:textId="77777777" w:rsidR="005C172F" w:rsidRDefault="005C172F">
      <w:pPr>
        <w:spacing w:after="0" w:line="240" w:lineRule="auto"/>
        <w:jc w:val="both"/>
        <w:rPr>
          <w:rFonts w:ascii="Times New Roman" w:eastAsia="Times New Roman" w:hAnsi="Times New Roman" w:cs="Times New Roman"/>
          <w:sz w:val="24"/>
          <w:szCs w:val="24"/>
        </w:rPr>
      </w:pPr>
    </w:p>
    <w:p w14:paraId="1126EF5B" w14:textId="77777777" w:rsidR="005C172F" w:rsidRDefault="008C22CD">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SIMPULAN</w:t>
      </w:r>
    </w:p>
    <w:p w14:paraId="1DB93440" w14:textId="77777777" w:rsidR="005C172F" w:rsidRPr="005C172F" w:rsidRDefault="005C172F" w:rsidP="005C172F">
      <w:pPr>
        <w:spacing w:after="0" w:line="240" w:lineRule="auto"/>
        <w:ind w:firstLine="340"/>
        <w:jc w:val="both"/>
        <w:rPr>
          <w:rFonts w:ascii="Times New Roman" w:eastAsia="Times New Roman" w:hAnsi="Times New Roman" w:cs="Times New Roman"/>
          <w:color w:val="0E101A"/>
          <w:sz w:val="24"/>
          <w:szCs w:val="24"/>
        </w:rPr>
      </w:pPr>
      <w:r>
        <w:rPr>
          <w:rFonts w:ascii="Times New Roman" w:eastAsia="Times New Roman" w:hAnsi="Times New Roman" w:cs="Times New Roman"/>
          <w:color w:val="0E101A"/>
          <w:sz w:val="24"/>
          <w:szCs w:val="24"/>
        </w:rPr>
        <w:t xml:space="preserve">Hasil </w:t>
      </w:r>
      <w:proofErr w:type="spellStart"/>
      <w:r>
        <w:rPr>
          <w:rFonts w:ascii="Times New Roman" w:eastAsia="Times New Roman" w:hAnsi="Times New Roman" w:cs="Times New Roman"/>
          <w:color w:val="0E101A"/>
          <w:sz w:val="24"/>
          <w:szCs w:val="24"/>
        </w:rPr>
        <w:t>penelitian</w:t>
      </w:r>
      <w:proofErr w:type="spellEnd"/>
      <w:r>
        <w:rPr>
          <w:rFonts w:ascii="Times New Roman" w:eastAsia="Times New Roman" w:hAnsi="Times New Roman" w:cs="Times New Roman"/>
          <w:color w:val="0E101A"/>
          <w:sz w:val="24"/>
          <w:szCs w:val="24"/>
        </w:rPr>
        <w:t xml:space="preserve"> </w:t>
      </w:r>
      <w:proofErr w:type="spellStart"/>
      <w:r>
        <w:rPr>
          <w:rFonts w:ascii="Times New Roman" w:eastAsia="Times New Roman" w:hAnsi="Times New Roman" w:cs="Times New Roman"/>
          <w:color w:val="0E101A"/>
          <w:sz w:val="24"/>
          <w:szCs w:val="24"/>
        </w:rPr>
        <w:t>menunjukkan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bahwa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akuntabilitas</w:t>
      </w:r>
      <w:proofErr w:type="spellEnd"/>
      <w:r w:rsidRPr="005C172F">
        <w:rPr>
          <w:rFonts w:ascii="Times New Roman" w:eastAsia="Times New Roman" w:hAnsi="Times New Roman" w:cs="Times New Roman"/>
          <w:color w:val="0E101A"/>
          <w:sz w:val="24"/>
          <w:szCs w:val="24"/>
        </w:rPr>
        <w:t xml:space="preserve"> dan </w:t>
      </w:r>
      <w:proofErr w:type="spellStart"/>
      <w:r w:rsidRPr="005C172F">
        <w:rPr>
          <w:rFonts w:ascii="Times New Roman" w:eastAsia="Times New Roman" w:hAnsi="Times New Roman" w:cs="Times New Roman"/>
          <w:color w:val="0E101A"/>
          <w:sz w:val="24"/>
          <w:szCs w:val="24"/>
        </w:rPr>
        <w:t>transparansi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pengelolaan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keuangan</w:t>
      </w:r>
      <w:proofErr w:type="spellEnd"/>
      <w:r w:rsidRPr="005C172F">
        <w:rPr>
          <w:rFonts w:ascii="Times New Roman" w:eastAsia="Times New Roman" w:hAnsi="Times New Roman" w:cs="Times New Roman"/>
          <w:color w:val="0E101A"/>
          <w:sz w:val="24"/>
          <w:szCs w:val="24"/>
        </w:rPr>
        <w:t xml:space="preserve"> Desa </w:t>
      </w:r>
      <w:proofErr w:type="spellStart"/>
      <w:r w:rsidRPr="005C172F">
        <w:rPr>
          <w:rFonts w:ascii="Times New Roman" w:eastAsia="Times New Roman" w:hAnsi="Times New Roman" w:cs="Times New Roman"/>
          <w:color w:val="0E101A"/>
          <w:sz w:val="24"/>
          <w:szCs w:val="24"/>
        </w:rPr>
        <w:t>Telukan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telah</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dilaksanakan</w:t>
      </w:r>
      <w:proofErr w:type="spellEnd"/>
      <w:r w:rsidRPr="005C172F">
        <w:rPr>
          <w:rFonts w:ascii="Times New Roman" w:eastAsia="Times New Roman" w:hAnsi="Times New Roman" w:cs="Times New Roman"/>
          <w:color w:val="0E101A"/>
          <w:sz w:val="24"/>
          <w:szCs w:val="24"/>
        </w:rPr>
        <w:t xml:space="preserve"> dengan cukup </w:t>
      </w:r>
      <w:proofErr w:type="spellStart"/>
      <w:r w:rsidRPr="005C172F">
        <w:rPr>
          <w:rFonts w:ascii="Times New Roman" w:eastAsia="Times New Roman" w:hAnsi="Times New Roman" w:cs="Times New Roman"/>
          <w:color w:val="0E101A"/>
          <w:sz w:val="24"/>
          <w:szCs w:val="24"/>
        </w:rPr>
        <w:t>baik</w:t>
      </w:r>
      <w:proofErr w:type="spellEnd"/>
      <w:r w:rsidRPr="005C172F">
        <w:rPr>
          <w:rFonts w:ascii="Times New Roman" w:eastAsia="Times New Roman" w:hAnsi="Times New Roman" w:cs="Times New Roman"/>
          <w:color w:val="0E101A"/>
          <w:sz w:val="24"/>
          <w:szCs w:val="24"/>
        </w:rPr>
        <w:t xml:space="preserve"> sesuai dengan </w:t>
      </w:r>
      <w:proofErr w:type="spellStart"/>
      <w:r w:rsidRPr="005C172F">
        <w:rPr>
          <w:rFonts w:ascii="Times New Roman" w:eastAsia="Times New Roman" w:hAnsi="Times New Roman" w:cs="Times New Roman"/>
          <w:color w:val="0E101A"/>
          <w:sz w:val="24"/>
          <w:szCs w:val="24"/>
        </w:rPr>
        <w:t>ketentuan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Permendagri</w:t>
      </w:r>
      <w:proofErr w:type="spellEnd"/>
      <w:r w:rsidRPr="005C172F">
        <w:rPr>
          <w:rFonts w:ascii="Times New Roman" w:eastAsia="Times New Roman" w:hAnsi="Times New Roman" w:cs="Times New Roman"/>
          <w:color w:val="0E101A"/>
          <w:sz w:val="24"/>
          <w:szCs w:val="24"/>
        </w:rPr>
        <w:t xml:space="preserve"> Nomor 20 Tahun 2018 </w:t>
      </w:r>
      <w:proofErr w:type="spellStart"/>
      <w:r w:rsidRPr="005C172F">
        <w:rPr>
          <w:rFonts w:ascii="Times New Roman" w:eastAsia="Times New Roman" w:hAnsi="Times New Roman" w:cs="Times New Roman"/>
          <w:color w:val="0E101A"/>
          <w:sz w:val="24"/>
          <w:szCs w:val="24"/>
        </w:rPr>
        <w:t>tentang</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Pengelolaan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Keuangan</w:t>
      </w:r>
      <w:proofErr w:type="spellEnd"/>
      <w:r w:rsidRPr="005C172F">
        <w:rPr>
          <w:rFonts w:ascii="Times New Roman" w:eastAsia="Times New Roman" w:hAnsi="Times New Roman" w:cs="Times New Roman"/>
          <w:color w:val="0E101A"/>
          <w:sz w:val="24"/>
          <w:szCs w:val="24"/>
        </w:rPr>
        <w:t xml:space="preserve"> Desa. </w:t>
      </w:r>
      <w:proofErr w:type="spellStart"/>
      <w:r w:rsidRPr="005C172F">
        <w:rPr>
          <w:rFonts w:ascii="Times New Roman" w:eastAsia="Times New Roman" w:hAnsi="Times New Roman" w:cs="Times New Roman"/>
          <w:color w:val="0E101A"/>
          <w:sz w:val="24"/>
          <w:szCs w:val="24"/>
        </w:rPr>
        <w:t>Pemerintah</w:t>
      </w:r>
      <w:proofErr w:type="spellEnd"/>
      <w:r w:rsidRPr="005C172F">
        <w:rPr>
          <w:rFonts w:ascii="Times New Roman" w:eastAsia="Times New Roman" w:hAnsi="Times New Roman" w:cs="Times New Roman"/>
          <w:color w:val="0E101A"/>
          <w:sz w:val="24"/>
          <w:szCs w:val="24"/>
        </w:rPr>
        <w:t xml:space="preserve"> Desa </w:t>
      </w:r>
      <w:proofErr w:type="spellStart"/>
      <w:r w:rsidRPr="005C172F">
        <w:rPr>
          <w:rFonts w:ascii="Times New Roman" w:eastAsia="Times New Roman" w:hAnsi="Times New Roman" w:cs="Times New Roman"/>
          <w:color w:val="0E101A"/>
          <w:sz w:val="24"/>
          <w:szCs w:val="24"/>
        </w:rPr>
        <w:t>Telukan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telah</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menunjukkan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komitmen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terhadap</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prinsip</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akuntabilitas</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melalui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penyusunan</w:t>
      </w:r>
      <w:proofErr w:type="spellEnd"/>
      <w:r w:rsidRPr="005C172F">
        <w:rPr>
          <w:rFonts w:ascii="Times New Roman" w:eastAsia="Times New Roman" w:hAnsi="Times New Roman" w:cs="Times New Roman"/>
          <w:color w:val="0E101A"/>
          <w:sz w:val="24"/>
          <w:szCs w:val="24"/>
        </w:rPr>
        <w:t xml:space="preserve"> dan </w:t>
      </w:r>
      <w:proofErr w:type="spellStart"/>
      <w:r w:rsidRPr="005C172F">
        <w:rPr>
          <w:rFonts w:ascii="Times New Roman" w:eastAsia="Times New Roman" w:hAnsi="Times New Roman" w:cs="Times New Roman"/>
          <w:color w:val="0E101A"/>
          <w:sz w:val="24"/>
          <w:szCs w:val="24"/>
        </w:rPr>
        <w:t>penyampaian</w:t>
      </w:r>
      <w:proofErr w:type="spellEnd"/>
      <w:r w:rsidRPr="005C172F">
        <w:rPr>
          <w:rFonts w:ascii="Times New Roman" w:eastAsia="Times New Roman" w:hAnsi="Times New Roman" w:cs="Times New Roman"/>
          <w:color w:val="0E101A"/>
          <w:sz w:val="24"/>
          <w:szCs w:val="24"/>
        </w:rPr>
        <w:t xml:space="preserve"> laporan </w:t>
      </w:r>
      <w:proofErr w:type="spellStart"/>
      <w:r w:rsidRPr="005C172F">
        <w:rPr>
          <w:rFonts w:ascii="Times New Roman" w:eastAsia="Times New Roman" w:hAnsi="Times New Roman" w:cs="Times New Roman"/>
          <w:color w:val="0E101A"/>
          <w:sz w:val="24"/>
          <w:szCs w:val="24"/>
        </w:rPr>
        <w:t>realisasi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APBDes</w:t>
      </w:r>
      <w:proofErr w:type="spellEnd"/>
      <w:r w:rsidRPr="005C172F">
        <w:rPr>
          <w:rFonts w:ascii="Times New Roman" w:eastAsia="Times New Roman" w:hAnsi="Times New Roman" w:cs="Times New Roman"/>
          <w:color w:val="0E101A"/>
          <w:sz w:val="24"/>
          <w:szCs w:val="24"/>
        </w:rPr>
        <w:t xml:space="preserve"> secara </w:t>
      </w:r>
      <w:proofErr w:type="spellStart"/>
      <w:r w:rsidRPr="005C172F">
        <w:rPr>
          <w:rFonts w:ascii="Times New Roman" w:eastAsia="Times New Roman" w:hAnsi="Times New Roman" w:cs="Times New Roman"/>
          <w:color w:val="0E101A"/>
          <w:sz w:val="24"/>
          <w:szCs w:val="24"/>
        </w:rPr>
        <w:t>periodik</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baik</w:t>
      </w:r>
      <w:proofErr w:type="spellEnd"/>
      <w:r w:rsidRPr="005C172F">
        <w:rPr>
          <w:rFonts w:ascii="Times New Roman" w:eastAsia="Times New Roman" w:hAnsi="Times New Roman" w:cs="Times New Roman"/>
          <w:color w:val="0E101A"/>
          <w:sz w:val="24"/>
          <w:szCs w:val="24"/>
        </w:rPr>
        <w:t xml:space="preserve"> secara manual </w:t>
      </w:r>
      <w:proofErr w:type="spellStart"/>
      <w:r w:rsidRPr="005C172F">
        <w:rPr>
          <w:rFonts w:ascii="Times New Roman" w:eastAsia="Times New Roman" w:hAnsi="Times New Roman" w:cs="Times New Roman"/>
          <w:color w:val="0E101A"/>
          <w:sz w:val="24"/>
          <w:szCs w:val="24"/>
        </w:rPr>
        <w:t>maupun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melalui</w:t>
      </w:r>
      <w:proofErr w:type="spellEnd"/>
      <w:r w:rsidRPr="005C172F">
        <w:rPr>
          <w:rFonts w:ascii="Times New Roman" w:eastAsia="Times New Roman" w:hAnsi="Times New Roman" w:cs="Times New Roman"/>
          <w:color w:val="0E101A"/>
          <w:sz w:val="24"/>
          <w:szCs w:val="24"/>
        </w:rPr>
        <w:t xml:space="preserve"> aplikasi </w:t>
      </w:r>
      <w:proofErr w:type="spellStart"/>
      <w:r w:rsidRPr="005C172F">
        <w:rPr>
          <w:rFonts w:ascii="Times New Roman" w:eastAsia="Times New Roman" w:hAnsi="Times New Roman" w:cs="Times New Roman"/>
          <w:color w:val="0E101A"/>
          <w:sz w:val="24"/>
          <w:szCs w:val="24"/>
        </w:rPr>
        <w:t>Sistem</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Keuangan</w:t>
      </w:r>
      <w:proofErr w:type="spellEnd"/>
      <w:r w:rsidRPr="005C172F">
        <w:rPr>
          <w:rFonts w:ascii="Times New Roman" w:eastAsia="Times New Roman" w:hAnsi="Times New Roman" w:cs="Times New Roman"/>
          <w:color w:val="0E101A"/>
          <w:sz w:val="24"/>
          <w:szCs w:val="24"/>
        </w:rPr>
        <w:t xml:space="preserve"> Desa (</w:t>
      </w:r>
      <w:proofErr w:type="spellStart"/>
      <w:r w:rsidRPr="005C172F">
        <w:rPr>
          <w:rFonts w:ascii="Times New Roman" w:eastAsia="Times New Roman" w:hAnsi="Times New Roman" w:cs="Times New Roman"/>
          <w:color w:val="0E101A"/>
          <w:sz w:val="24"/>
          <w:szCs w:val="24"/>
        </w:rPr>
        <w:t>Siskeudes</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Meskipun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masih</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terdapat</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hambatan</w:t>
      </w:r>
      <w:proofErr w:type="spellEnd"/>
      <w:r w:rsidRPr="005C172F">
        <w:rPr>
          <w:rFonts w:ascii="Times New Roman" w:eastAsia="Times New Roman" w:hAnsi="Times New Roman" w:cs="Times New Roman"/>
          <w:color w:val="0E101A"/>
          <w:sz w:val="24"/>
          <w:szCs w:val="24"/>
        </w:rPr>
        <w:t xml:space="preserve"> seperti </w:t>
      </w:r>
      <w:proofErr w:type="spellStart"/>
      <w:r w:rsidRPr="005C172F">
        <w:rPr>
          <w:rFonts w:ascii="Times New Roman" w:eastAsia="Times New Roman" w:hAnsi="Times New Roman" w:cs="Times New Roman"/>
          <w:color w:val="0E101A"/>
          <w:sz w:val="24"/>
          <w:szCs w:val="24"/>
        </w:rPr>
        <w:t>keterbatasan</w:t>
      </w:r>
      <w:proofErr w:type="spellEnd"/>
      <w:r w:rsidRPr="005C172F">
        <w:rPr>
          <w:rFonts w:ascii="Times New Roman" w:eastAsia="Times New Roman" w:hAnsi="Times New Roman" w:cs="Times New Roman"/>
          <w:color w:val="0E101A"/>
          <w:sz w:val="24"/>
          <w:szCs w:val="24"/>
        </w:rPr>
        <w:t xml:space="preserve"> waktu, </w:t>
      </w:r>
      <w:proofErr w:type="spellStart"/>
      <w:r w:rsidRPr="005C172F">
        <w:rPr>
          <w:rFonts w:ascii="Times New Roman" w:eastAsia="Times New Roman" w:hAnsi="Times New Roman" w:cs="Times New Roman"/>
          <w:color w:val="0E101A"/>
          <w:sz w:val="24"/>
          <w:szCs w:val="24"/>
        </w:rPr>
        <w:t>kompleksitas</w:t>
      </w:r>
      <w:proofErr w:type="spellEnd"/>
      <w:r w:rsidRPr="005C172F">
        <w:rPr>
          <w:rFonts w:ascii="Times New Roman" w:eastAsia="Times New Roman" w:hAnsi="Times New Roman" w:cs="Times New Roman"/>
          <w:color w:val="0E101A"/>
          <w:sz w:val="24"/>
          <w:szCs w:val="24"/>
        </w:rPr>
        <w:t xml:space="preserve"> administrasi, dan </w:t>
      </w:r>
      <w:proofErr w:type="spellStart"/>
      <w:r w:rsidRPr="005C172F">
        <w:rPr>
          <w:rFonts w:ascii="Times New Roman" w:eastAsia="Times New Roman" w:hAnsi="Times New Roman" w:cs="Times New Roman"/>
          <w:color w:val="0E101A"/>
          <w:sz w:val="24"/>
          <w:szCs w:val="24"/>
        </w:rPr>
        <w:t>kendala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teknis</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sistem</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hal</w:t>
      </w:r>
      <w:proofErr w:type="spellEnd"/>
      <w:r w:rsidRPr="005C172F">
        <w:rPr>
          <w:rFonts w:ascii="Times New Roman" w:eastAsia="Times New Roman" w:hAnsi="Times New Roman" w:cs="Times New Roman"/>
          <w:color w:val="0E101A"/>
          <w:sz w:val="24"/>
          <w:szCs w:val="24"/>
        </w:rPr>
        <w:t xml:space="preserve"> tersebut dapat </w:t>
      </w:r>
      <w:proofErr w:type="spellStart"/>
      <w:r w:rsidRPr="005C172F">
        <w:rPr>
          <w:rFonts w:ascii="Times New Roman" w:eastAsia="Times New Roman" w:hAnsi="Times New Roman" w:cs="Times New Roman"/>
          <w:color w:val="0E101A"/>
          <w:sz w:val="24"/>
          <w:szCs w:val="24"/>
        </w:rPr>
        <w:t>diminimalisasi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melalui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koordinasi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antar</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perangkat</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desa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serta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pelaksanaan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evaluasi</w:t>
      </w:r>
      <w:proofErr w:type="spellEnd"/>
      <w:r w:rsidRPr="005C172F">
        <w:rPr>
          <w:rFonts w:ascii="Times New Roman" w:eastAsia="Times New Roman" w:hAnsi="Times New Roman" w:cs="Times New Roman"/>
          <w:color w:val="0E101A"/>
          <w:sz w:val="24"/>
          <w:szCs w:val="24"/>
        </w:rPr>
        <w:t xml:space="preserve"> internal dan </w:t>
      </w:r>
      <w:proofErr w:type="spellStart"/>
      <w:r w:rsidRPr="005C172F">
        <w:rPr>
          <w:rFonts w:ascii="Times New Roman" w:eastAsia="Times New Roman" w:hAnsi="Times New Roman" w:cs="Times New Roman"/>
          <w:color w:val="0E101A"/>
          <w:sz w:val="24"/>
          <w:szCs w:val="24"/>
        </w:rPr>
        <w:t>eksternal</w:t>
      </w:r>
      <w:proofErr w:type="spellEnd"/>
      <w:r w:rsidRPr="005C172F">
        <w:rPr>
          <w:rFonts w:ascii="Times New Roman" w:eastAsia="Times New Roman" w:hAnsi="Times New Roman" w:cs="Times New Roman"/>
          <w:color w:val="0E101A"/>
          <w:sz w:val="24"/>
          <w:szCs w:val="24"/>
        </w:rPr>
        <w:t xml:space="preserve"> secara </w:t>
      </w:r>
      <w:proofErr w:type="spellStart"/>
      <w:r w:rsidRPr="005C172F">
        <w:rPr>
          <w:rFonts w:ascii="Times New Roman" w:eastAsia="Times New Roman" w:hAnsi="Times New Roman" w:cs="Times New Roman"/>
          <w:color w:val="0E101A"/>
          <w:sz w:val="24"/>
          <w:szCs w:val="24"/>
        </w:rPr>
        <w:t>berkelanjutan</w:t>
      </w:r>
      <w:proofErr w:type="spellEnd"/>
      <w:r w:rsidRPr="005C172F">
        <w:rPr>
          <w:rFonts w:ascii="Times New Roman" w:eastAsia="Times New Roman" w:hAnsi="Times New Roman" w:cs="Times New Roman"/>
          <w:color w:val="0E101A"/>
          <w:sz w:val="24"/>
          <w:szCs w:val="24"/>
        </w:rPr>
        <w:t>.</w:t>
      </w:r>
    </w:p>
    <w:p w14:paraId="65164BF2" w14:textId="77777777" w:rsidR="005C172F" w:rsidRPr="005C172F" w:rsidRDefault="005C172F" w:rsidP="005C172F">
      <w:pPr>
        <w:spacing w:after="0" w:line="240" w:lineRule="auto"/>
        <w:ind w:firstLine="340"/>
        <w:jc w:val="both"/>
        <w:rPr>
          <w:rFonts w:ascii="Times New Roman" w:eastAsia="Times New Roman" w:hAnsi="Times New Roman" w:cs="Times New Roman"/>
          <w:color w:val="0E101A"/>
          <w:sz w:val="24"/>
          <w:szCs w:val="24"/>
        </w:rPr>
      </w:pPr>
      <w:proofErr w:type="spellStart"/>
      <w:r w:rsidRPr="005C172F">
        <w:rPr>
          <w:rFonts w:ascii="Times New Roman" w:eastAsia="Times New Roman" w:hAnsi="Times New Roman" w:cs="Times New Roman"/>
          <w:color w:val="0E101A"/>
          <w:sz w:val="24"/>
          <w:szCs w:val="24"/>
        </w:rPr>
        <w:t>Prinsip</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transparansi</w:t>
      </w:r>
      <w:proofErr w:type="spellEnd"/>
      <w:r w:rsidRPr="005C172F">
        <w:rPr>
          <w:rFonts w:ascii="Times New Roman" w:eastAsia="Times New Roman" w:hAnsi="Times New Roman" w:cs="Times New Roman"/>
          <w:color w:val="0E101A"/>
          <w:sz w:val="24"/>
          <w:szCs w:val="24"/>
        </w:rPr>
        <w:t xml:space="preserve"> juga </w:t>
      </w:r>
      <w:proofErr w:type="spellStart"/>
      <w:r w:rsidRPr="005C172F">
        <w:rPr>
          <w:rFonts w:ascii="Times New Roman" w:eastAsia="Times New Roman" w:hAnsi="Times New Roman" w:cs="Times New Roman"/>
          <w:color w:val="0E101A"/>
          <w:sz w:val="24"/>
          <w:szCs w:val="24"/>
        </w:rPr>
        <w:t>telah</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diterapkan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melalui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penyampaian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informasi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keuangan</w:t>
      </w:r>
      <w:proofErr w:type="spellEnd"/>
      <w:r w:rsidRPr="005C172F">
        <w:rPr>
          <w:rFonts w:ascii="Times New Roman" w:eastAsia="Times New Roman" w:hAnsi="Times New Roman" w:cs="Times New Roman"/>
          <w:color w:val="0E101A"/>
          <w:sz w:val="24"/>
          <w:szCs w:val="24"/>
        </w:rPr>
        <w:t xml:space="preserve"> kepada </w:t>
      </w:r>
      <w:proofErr w:type="spellStart"/>
      <w:r w:rsidRPr="005C172F">
        <w:rPr>
          <w:rFonts w:ascii="Times New Roman" w:eastAsia="Times New Roman" w:hAnsi="Times New Roman" w:cs="Times New Roman"/>
          <w:color w:val="0E101A"/>
          <w:sz w:val="24"/>
          <w:szCs w:val="24"/>
        </w:rPr>
        <w:t>masyarakat</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melalui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papan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informasi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publik</w:t>
      </w:r>
      <w:proofErr w:type="spellEnd"/>
      <w:r w:rsidRPr="005C172F">
        <w:rPr>
          <w:rFonts w:ascii="Times New Roman" w:eastAsia="Times New Roman" w:hAnsi="Times New Roman" w:cs="Times New Roman"/>
          <w:color w:val="0E101A"/>
          <w:sz w:val="24"/>
          <w:szCs w:val="24"/>
        </w:rPr>
        <w:t xml:space="preserve"> dan forum </w:t>
      </w:r>
      <w:proofErr w:type="spellStart"/>
      <w:r w:rsidRPr="005C172F">
        <w:rPr>
          <w:rFonts w:ascii="Times New Roman" w:eastAsia="Times New Roman" w:hAnsi="Times New Roman" w:cs="Times New Roman"/>
          <w:color w:val="0E101A"/>
          <w:sz w:val="24"/>
          <w:szCs w:val="24"/>
        </w:rPr>
        <w:t>musyawarah</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desa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Namun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efektivitas</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penerapan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transparansi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masih</w:t>
      </w:r>
      <w:proofErr w:type="spellEnd"/>
      <w:r w:rsidRPr="005C172F">
        <w:rPr>
          <w:rFonts w:ascii="Times New Roman" w:eastAsia="Times New Roman" w:hAnsi="Times New Roman" w:cs="Times New Roman"/>
          <w:color w:val="0E101A"/>
          <w:sz w:val="24"/>
          <w:szCs w:val="24"/>
        </w:rPr>
        <w:t xml:space="preserve"> perlu </w:t>
      </w:r>
      <w:proofErr w:type="spellStart"/>
      <w:r w:rsidRPr="005C172F">
        <w:rPr>
          <w:rFonts w:ascii="Times New Roman" w:eastAsia="Times New Roman" w:hAnsi="Times New Roman" w:cs="Times New Roman"/>
          <w:color w:val="0E101A"/>
          <w:sz w:val="24"/>
          <w:szCs w:val="24"/>
        </w:rPr>
        <w:t>ditingkatkan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karena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partisipasi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masyarakat</w:t>
      </w:r>
      <w:proofErr w:type="spellEnd"/>
      <w:r w:rsidRPr="005C172F">
        <w:rPr>
          <w:rFonts w:ascii="Times New Roman" w:eastAsia="Times New Roman" w:hAnsi="Times New Roman" w:cs="Times New Roman"/>
          <w:color w:val="0E101A"/>
          <w:sz w:val="24"/>
          <w:szCs w:val="24"/>
        </w:rPr>
        <w:t xml:space="preserve"> dalam </w:t>
      </w:r>
      <w:proofErr w:type="spellStart"/>
      <w:r w:rsidRPr="005C172F">
        <w:rPr>
          <w:rFonts w:ascii="Times New Roman" w:eastAsia="Times New Roman" w:hAnsi="Times New Roman" w:cs="Times New Roman"/>
          <w:color w:val="0E101A"/>
          <w:sz w:val="24"/>
          <w:szCs w:val="24"/>
        </w:rPr>
        <w:t>mengakses</w:t>
      </w:r>
      <w:proofErr w:type="spellEnd"/>
      <w:r w:rsidRPr="005C172F">
        <w:rPr>
          <w:rFonts w:ascii="Times New Roman" w:eastAsia="Times New Roman" w:hAnsi="Times New Roman" w:cs="Times New Roman"/>
          <w:color w:val="0E101A"/>
          <w:sz w:val="24"/>
          <w:szCs w:val="24"/>
        </w:rPr>
        <w:t xml:space="preserve"> dan </w:t>
      </w:r>
      <w:proofErr w:type="spellStart"/>
      <w:r w:rsidRPr="005C172F">
        <w:rPr>
          <w:rFonts w:ascii="Times New Roman" w:eastAsia="Times New Roman" w:hAnsi="Times New Roman" w:cs="Times New Roman"/>
          <w:color w:val="0E101A"/>
          <w:sz w:val="24"/>
          <w:szCs w:val="24"/>
        </w:rPr>
        <w:t>memahami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informasi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keuangan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masih</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terbatas</w:t>
      </w:r>
      <w:proofErr w:type="spellEnd"/>
      <w:r w:rsidRPr="005C172F">
        <w:rPr>
          <w:rFonts w:ascii="Times New Roman" w:eastAsia="Times New Roman" w:hAnsi="Times New Roman" w:cs="Times New Roman"/>
          <w:color w:val="0E101A"/>
          <w:sz w:val="24"/>
          <w:szCs w:val="24"/>
        </w:rPr>
        <w:t xml:space="preserve">. Oleh </w:t>
      </w:r>
      <w:proofErr w:type="spellStart"/>
      <w:r w:rsidRPr="005C172F">
        <w:rPr>
          <w:rFonts w:ascii="Times New Roman" w:eastAsia="Times New Roman" w:hAnsi="Times New Roman" w:cs="Times New Roman"/>
          <w:color w:val="0E101A"/>
          <w:sz w:val="24"/>
          <w:szCs w:val="24"/>
        </w:rPr>
        <w:t>karena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itu</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diperlukan</w:t>
      </w:r>
      <w:proofErr w:type="spellEnd"/>
      <w:r w:rsidRPr="005C172F">
        <w:rPr>
          <w:rFonts w:ascii="Times New Roman" w:eastAsia="Times New Roman" w:hAnsi="Times New Roman" w:cs="Times New Roman"/>
          <w:color w:val="0E101A"/>
          <w:sz w:val="24"/>
          <w:szCs w:val="24"/>
        </w:rPr>
        <w:t xml:space="preserve"> strategi </w:t>
      </w:r>
      <w:proofErr w:type="spellStart"/>
      <w:r w:rsidRPr="005C172F">
        <w:rPr>
          <w:rFonts w:ascii="Times New Roman" w:eastAsia="Times New Roman" w:hAnsi="Times New Roman" w:cs="Times New Roman"/>
          <w:color w:val="0E101A"/>
          <w:sz w:val="24"/>
          <w:szCs w:val="24"/>
        </w:rPr>
        <w:t>komunikasi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publik</w:t>
      </w:r>
      <w:proofErr w:type="spellEnd"/>
      <w:r w:rsidRPr="005C172F">
        <w:rPr>
          <w:rFonts w:ascii="Times New Roman" w:eastAsia="Times New Roman" w:hAnsi="Times New Roman" w:cs="Times New Roman"/>
          <w:color w:val="0E101A"/>
          <w:sz w:val="24"/>
          <w:szCs w:val="24"/>
        </w:rPr>
        <w:t xml:space="preserve"> yang lebih </w:t>
      </w:r>
      <w:proofErr w:type="spellStart"/>
      <w:r w:rsidRPr="005C172F">
        <w:rPr>
          <w:rFonts w:ascii="Times New Roman" w:eastAsia="Times New Roman" w:hAnsi="Times New Roman" w:cs="Times New Roman"/>
          <w:color w:val="0E101A"/>
          <w:sz w:val="24"/>
          <w:szCs w:val="24"/>
        </w:rPr>
        <w:t>sederhana</w:t>
      </w:r>
      <w:proofErr w:type="spellEnd"/>
      <w:r w:rsidRPr="005C172F">
        <w:rPr>
          <w:rFonts w:ascii="Times New Roman" w:eastAsia="Times New Roman" w:hAnsi="Times New Roman" w:cs="Times New Roman"/>
          <w:color w:val="0E101A"/>
          <w:sz w:val="24"/>
          <w:szCs w:val="24"/>
        </w:rPr>
        <w:t xml:space="preserve"> dan </w:t>
      </w:r>
      <w:proofErr w:type="spellStart"/>
      <w:r w:rsidRPr="005C172F">
        <w:rPr>
          <w:rFonts w:ascii="Times New Roman" w:eastAsia="Times New Roman" w:hAnsi="Times New Roman" w:cs="Times New Roman"/>
          <w:color w:val="0E101A"/>
          <w:sz w:val="24"/>
          <w:szCs w:val="24"/>
        </w:rPr>
        <w:t>inklusif</w:t>
      </w:r>
      <w:proofErr w:type="spellEnd"/>
      <w:r w:rsidRPr="005C172F">
        <w:rPr>
          <w:rFonts w:ascii="Times New Roman" w:eastAsia="Times New Roman" w:hAnsi="Times New Roman" w:cs="Times New Roman"/>
          <w:color w:val="0E101A"/>
          <w:sz w:val="24"/>
          <w:szCs w:val="24"/>
        </w:rPr>
        <w:t xml:space="preserve"> agar </w:t>
      </w:r>
      <w:proofErr w:type="spellStart"/>
      <w:r w:rsidRPr="005C172F">
        <w:rPr>
          <w:rFonts w:ascii="Times New Roman" w:eastAsia="Times New Roman" w:hAnsi="Times New Roman" w:cs="Times New Roman"/>
          <w:color w:val="0E101A"/>
          <w:sz w:val="24"/>
          <w:szCs w:val="24"/>
        </w:rPr>
        <w:t>seluruh</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lapisan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masyarakat</w:t>
      </w:r>
      <w:proofErr w:type="spellEnd"/>
      <w:r w:rsidRPr="005C172F">
        <w:rPr>
          <w:rFonts w:ascii="Times New Roman" w:eastAsia="Times New Roman" w:hAnsi="Times New Roman" w:cs="Times New Roman"/>
          <w:color w:val="0E101A"/>
          <w:sz w:val="24"/>
          <w:szCs w:val="24"/>
        </w:rPr>
        <w:t xml:space="preserve"> dapat </w:t>
      </w:r>
      <w:proofErr w:type="spellStart"/>
      <w:r w:rsidRPr="005C172F">
        <w:rPr>
          <w:rFonts w:ascii="Times New Roman" w:eastAsia="Times New Roman" w:hAnsi="Times New Roman" w:cs="Times New Roman"/>
          <w:color w:val="0E101A"/>
          <w:sz w:val="24"/>
          <w:szCs w:val="24"/>
        </w:rPr>
        <w:t>memahami</w:t>
      </w:r>
      <w:proofErr w:type="spellEnd"/>
      <w:r w:rsidRPr="005C172F">
        <w:rPr>
          <w:rFonts w:ascii="Times New Roman" w:eastAsia="Times New Roman" w:hAnsi="Times New Roman" w:cs="Times New Roman"/>
          <w:color w:val="0E101A"/>
          <w:sz w:val="24"/>
          <w:szCs w:val="24"/>
        </w:rPr>
        <w:t xml:space="preserve"> dan </w:t>
      </w:r>
      <w:proofErr w:type="spellStart"/>
      <w:r w:rsidRPr="005C172F">
        <w:rPr>
          <w:rFonts w:ascii="Times New Roman" w:eastAsia="Times New Roman" w:hAnsi="Times New Roman" w:cs="Times New Roman"/>
          <w:color w:val="0E101A"/>
          <w:sz w:val="24"/>
          <w:szCs w:val="24"/>
        </w:rPr>
        <w:t>mengawasi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pengelolaan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keuangan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desa</w:t>
      </w:r>
      <w:proofErr w:type="spellEnd"/>
      <w:r w:rsidRPr="005C172F">
        <w:rPr>
          <w:rFonts w:ascii="Times New Roman" w:eastAsia="Times New Roman" w:hAnsi="Times New Roman" w:cs="Times New Roman"/>
          <w:color w:val="0E101A"/>
          <w:sz w:val="24"/>
          <w:szCs w:val="24"/>
        </w:rPr>
        <w:t xml:space="preserve"> secara optimal.</w:t>
      </w:r>
    </w:p>
    <w:p w14:paraId="236C74CF" w14:textId="77777777" w:rsidR="005C172F" w:rsidRDefault="005C172F" w:rsidP="005C172F">
      <w:pPr>
        <w:spacing w:after="0" w:line="240" w:lineRule="auto"/>
        <w:ind w:firstLine="340"/>
        <w:jc w:val="both"/>
        <w:rPr>
          <w:rFonts w:ascii="Times New Roman" w:eastAsia="Times New Roman" w:hAnsi="Times New Roman" w:cs="Times New Roman"/>
          <w:color w:val="0E101A"/>
          <w:sz w:val="24"/>
          <w:szCs w:val="24"/>
        </w:rPr>
      </w:pPr>
      <w:r w:rsidRPr="005C172F">
        <w:rPr>
          <w:rFonts w:ascii="Times New Roman" w:eastAsia="Times New Roman" w:hAnsi="Times New Roman" w:cs="Times New Roman"/>
          <w:color w:val="0E101A"/>
          <w:sz w:val="24"/>
          <w:szCs w:val="24"/>
        </w:rPr>
        <w:t xml:space="preserve">Secara </w:t>
      </w:r>
      <w:proofErr w:type="spellStart"/>
      <w:r w:rsidRPr="005C172F">
        <w:rPr>
          <w:rFonts w:ascii="Times New Roman" w:eastAsia="Times New Roman" w:hAnsi="Times New Roman" w:cs="Times New Roman"/>
          <w:color w:val="0E101A"/>
          <w:sz w:val="24"/>
          <w:szCs w:val="24"/>
        </w:rPr>
        <w:t>keseluruhan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pengelolaan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keuangan</w:t>
      </w:r>
      <w:proofErr w:type="spellEnd"/>
      <w:r w:rsidRPr="005C172F">
        <w:rPr>
          <w:rFonts w:ascii="Times New Roman" w:eastAsia="Times New Roman" w:hAnsi="Times New Roman" w:cs="Times New Roman"/>
          <w:color w:val="0E101A"/>
          <w:sz w:val="24"/>
          <w:szCs w:val="24"/>
        </w:rPr>
        <w:t xml:space="preserve"> Desa </w:t>
      </w:r>
      <w:proofErr w:type="spellStart"/>
      <w:r w:rsidRPr="005C172F">
        <w:rPr>
          <w:rFonts w:ascii="Times New Roman" w:eastAsia="Times New Roman" w:hAnsi="Times New Roman" w:cs="Times New Roman"/>
          <w:color w:val="0E101A"/>
          <w:sz w:val="24"/>
          <w:szCs w:val="24"/>
        </w:rPr>
        <w:t>Telukan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telah</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berjalan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partisipatif</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transparan</w:t>
      </w:r>
      <w:proofErr w:type="spellEnd"/>
      <w:r w:rsidRPr="005C172F">
        <w:rPr>
          <w:rFonts w:ascii="Times New Roman" w:eastAsia="Times New Roman" w:hAnsi="Times New Roman" w:cs="Times New Roman"/>
          <w:color w:val="0E101A"/>
          <w:sz w:val="24"/>
          <w:szCs w:val="24"/>
        </w:rPr>
        <w:t xml:space="preserve">, dan </w:t>
      </w:r>
      <w:proofErr w:type="spellStart"/>
      <w:r w:rsidRPr="005C172F">
        <w:rPr>
          <w:rFonts w:ascii="Times New Roman" w:eastAsia="Times New Roman" w:hAnsi="Times New Roman" w:cs="Times New Roman"/>
          <w:color w:val="0E101A"/>
          <w:sz w:val="24"/>
          <w:szCs w:val="24"/>
        </w:rPr>
        <w:t>akuntabel</w:t>
      </w:r>
      <w:proofErr w:type="spellEnd"/>
      <w:r w:rsidRPr="005C172F">
        <w:rPr>
          <w:rFonts w:ascii="Times New Roman" w:eastAsia="Times New Roman" w:hAnsi="Times New Roman" w:cs="Times New Roman"/>
          <w:color w:val="0E101A"/>
          <w:sz w:val="24"/>
          <w:szCs w:val="24"/>
        </w:rPr>
        <w:t xml:space="preserve"> dengan </w:t>
      </w:r>
      <w:proofErr w:type="spellStart"/>
      <w:r w:rsidRPr="005C172F">
        <w:rPr>
          <w:rFonts w:ascii="Times New Roman" w:eastAsia="Times New Roman" w:hAnsi="Times New Roman" w:cs="Times New Roman"/>
          <w:color w:val="0E101A"/>
          <w:sz w:val="24"/>
          <w:szCs w:val="24"/>
        </w:rPr>
        <w:t>berpedoman</w:t>
      </w:r>
      <w:proofErr w:type="spellEnd"/>
      <w:r w:rsidRPr="005C172F">
        <w:rPr>
          <w:rFonts w:ascii="Times New Roman" w:eastAsia="Times New Roman" w:hAnsi="Times New Roman" w:cs="Times New Roman"/>
          <w:color w:val="0E101A"/>
          <w:sz w:val="24"/>
          <w:szCs w:val="24"/>
        </w:rPr>
        <w:t xml:space="preserve"> pada </w:t>
      </w:r>
      <w:proofErr w:type="spellStart"/>
      <w:r w:rsidRPr="005C172F">
        <w:rPr>
          <w:rFonts w:ascii="Times New Roman" w:eastAsia="Times New Roman" w:hAnsi="Times New Roman" w:cs="Times New Roman"/>
          <w:color w:val="0E101A"/>
          <w:sz w:val="24"/>
          <w:szCs w:val="24"/>
        </w:rPr>
        <w:t>prinsip</w:t>
      </w:r>
      <w:proofErr w:type="spellEnd"/>
      <w:r w:rsidRPr="005C172F">
        <w:rPr>
          <w:rFonts w:ascii="Times New Roman" w:eastAsia="Times New Roman" w:hAnsi="Times New Roman" w:cs="Times New Roman"/>
          <w:color w:val="0E101A"/>
          <w:sz w:val="24"/>
          <w:szCs w:val="24"/>
        </w:rPr>
        <w:t xml:space="preserve"> good governance </w:t>
      </w:r>
      <w:proofErr w:type="spellStart"/>
      <w:r w:rsidRPr="005C172F">
        <w:rPr>
          <w:rFonts w:ascii="Times New Roman" w:eastAsia="Times New Roman" w:hAnsi="Times New Roman" w:cs="Times New Roman"/>
          <w:color w:val="0E101A"/>
          <w:sz w:val="24"/>
          <w:szCs w:val="24"/>
        </w:rPr>
        <w:t>serta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peraturan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perundang-undangan</w:t>
      </w:r>
      <w:proofErr w:type="spellEnd"/>
      <w:r w:rsidRPr="005C172F">
        <w:rPr>
          <w:rFonts w:ascii="Times New Roman" w:eastAsia="Times New Roman" w:hAnsi="Times New Roman" w:cs="Times New Roman"/>
          <w:color w:val="0E101A"/>
          <w:sz w:val="24"/>
          <w:szCs w:val="24"/>
        </w:rPr>
        <w:t xml:space="preserve"> yang </w:t>
      </w:r>
      <w:proofErr w:type="spellStart"/>
      <w:r w:rsidRPr="005C172F">
        <w:rPr>
          <w:rFonts w:ascii="Times New Roman" w:eastAsia="Times New Roman" w:hAnsi="Times New Roman" w:cs="Times New Roman"/>
          <w:color w:val="0E101A"/>
          <w:sz w:val="24"/>
          <w:szCs w:val="24"/>
        </w:rPr>
        <w:t>berlaku</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Penyusunan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APBDes</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telah</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melibatkan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pemerintah</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desa</w:t>
      </w:r>
      <w:proofErr w:type="spellEnd"/>
      <w:r w:rsidRPr="005C172F">
        <w:rPr>
          <w:rFonts w:ascii="Times New Roman" w:eastAsia="Times New Roman" w:hAnsi="Times New Roman" w:cs="Times New Roman"/>
          <w:color w:val="0E101A"/>
          <w:sz w:val="24"/>
          <w:szCs w:val="24"/>
        </w:rPr>
        <w:t xml:space="preserve">, BPD, dan </w:t>
      </w:r>
      <w:proofErr w:type="spellStart"/>
      <w:r w:rsidRPr="005C172F">
        <w:rPr>
          <w:rFonts w:ascii="Times New Roman" w:eastAsia="Times New Roman" w:hAnsi="Times New Roman" w:cs="Times New Roman"/>
          <w:color w:val="0E101A"/>
          <w:sz w:val="24"/>
          <w:szCs w:val="24"/>
        </w:rPr>
        <w:t>masyarakat</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sementara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penggunaan</w:t>
      </w:r>
      <w:proofErr w:type="spellEnd"/>
      <w:r w:rsidRPr="005C172F">
        <w:rPr>
          <w:rFonts w:ascii="Times New Roman" w:eastAsia="Times New Roman" w:hAnsi="Times New Roman" w:cs="Times New Roman"/>
          <w:color w:val="0E101A"/>
          <w:sz w:val="24"/>
          <w:szCs w:val="24"/>
        </w:rPr>
        <w:t xml:space="preserve"> Dana Desa </w:t>
      </w:r>
      <w:proofErr w:type="spellStart"/>
      <w:r w:rsidRPr="005C172F">
        <w:rPr>
          <w:rFonts w:ascii="Times New Roman" w:eastAsia="Times New Roman" w:hAnsi="Times New Roman" w:cs="Times New Roman"/>
          <w:color w:val="0E101A"/>
          <w:sz w:val="24"/>
          <w:szCs w:val="24"/>
        </w:rPr>
        <w:t>difokuskan</w:t>
      </w:r>
      <w:proofErr w:type="spellEnd"/>
      <w:r w:rsidRPr="005C172F">
        <w:rPr>
          <w:rFonts w:ascii="Times New Roman" w:eastAsia="Times New Roman" w:hAnsi="Times New Roman" w:cs="Times New Roman"/>
          <w:color w:val="0E101A"/>
          <w:sz w:val="24"/>
          <w:szCs w:val="24"/>
        </w:rPr>
        <w:t xml:space="preserve"> pada </w:t>
      </w:r>
      <w:proofErr w:type="spellStart"/>
      <w:r w:rsidRPr="005C172F">
        <w:rPr>
          <w:rFonts w:ascii="Times New Roman" w:eastAsia="Times New Roman" w:hAnsi="Times New Roman" w:cs="Times New Roman"/>
          <w:color w:val="0E101A"/>
          <w:sz w:val="24"/>
          <w:szCs w:val="24"/>
        </w:rPr>
        <w:t>pembangunan</w:t>
      </w:r>
      <w:proofErr w:type="spellEnd"/>
      <w:r w:rsidRPr="005C172F">
        <w:rPr>
          <w:rFonts w:ascii="Times New Roman" w:eastAsia="Times New Roman" w:hAnsi="Times New Roman" w:cs="Times New Roman"/>
          <w:color w:val="0E101A"/>
          <w:sz w:val="24"/>
          <w:szCs w:val="24"/>
        </w:rPr>
        <w:t xml:space="preserve"> dan </w:t>
      </w:r>
      <w:proofErr w:type="spellStart"/>
      <w:r w:rsidRPr="005C172F">
        <w:rPr>
          <w:rFonts w:ascii="Times New Roman" w:eastAsia="Times New Roman" w:hAnsi="Times New Roman" w:cs="Times New Roman"/>
          <w:color w:val="0E101A"/>
          <w:sz w:val="24"/>
          <w:szCs w:val="24"/>
        </w:rPr>
        <w:t>pemberdayaan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masyarakat</w:t>
      </w:r>
      <w:proofErr w:type="spellEnd"/>
      <w:r w:rsidRPr="005C172F">
        <w:rPr>
          <w:rFonts w:ascii="Times New Roman" w:eastAsia="Times New Roman" w:hAnsi="Times New Roman" w:cs="Times New Roman"/>
          <w:color w:val="0E101A"/>
          <w:sz w:val="24"/>
          <w:szCs w:val="24"/>
        </w:rPr>
        <w:t xml:space="preserve">. Kendala </w:t>
      </w:r>
      <w:proofErr w:type="spellStart"/>
      <w:r w:rsidRPr="005C172F">
        <w:rPr>
          <w:rFonts w:ascii="Times New Roman" w:eastAsia="Times New Roman" w:hAnsi="Times New Roman" w:cs="Times New Roman"/>
          <w:color w:val="0E101A"/>
          <w:sz w:val="24"/>
          <w:szCs w:val="24"/>
        </w:rPr>
        <w:t>utama</w:t>
      </w:r>
      <w:proofErr w:type="spellEnd"/>
      <w:r w:rsidRPr="005C172F">
        <w:rPr>
          <w:rFonts w:ascii="Times New Roman" w:eastAsia="Times New Roman" w:hAnsi="Times New Roman" w:cs="Times New Roman"/>
          <w:color w:val="0E101A"/>
          <w:sz w:val="24"/>
          <w:szCs w:val="24"/>
        </w:rPr>
        <w:t xml:space="preserve"> yang </w:t>
      </w:r>
      <w:proofErr w:type="spellStart"/>
      <w:r w:rsidRPr="005C172F">
        <w:rPr>
          <w:rFonts w:ascii="Times New Roman" w:eastAsia="Times New Roman" w:hAnsi="Times New Roman" w:cs="Times New Roman"/>
          <w:color w:val="0E101A"/>
          <w:sz w:val="24"/>
          <w:szCs w:val="24"/>
        </w:rPr>
        <w:t>dihadapi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meliputi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keterbatasan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anggaran</w:t>
      </w:r>
      <w:proofErr w:type="spellEnd"/>
      <w:r w:rsidRPr="005C172F">
        <w:rPr>
          <w:rFonts w:ascii="Times New Roman" w:eastAsia="Times New Roman" w:hAnsi="Times New Roman" w:cs="Times New Roman"/>
          <w:color w:val="0E101A"/>
          <w:sz w:val="24"/>
          <w:szCs w:val="24"/>
        </w:rPr>
        <w:t xml:space="preserve"> dan </w:t>
      </w:r>
      <w:proofErr w:type="spellStart"/>
      <w:r w:rsidRPr="005C172F">
        <w:rPr>
          <w:rFonts w:ascii="Times New Roman" w:eastAsia="Times New Roman" w:hAnsi="Times New Roman" w:cs="Times New Roman"/>
          <w:color w:val="0E101A"/>
          <w:sz w:val="24"/>
          <w:szCs w:val="24"/>
        </w:rPr>
        <w:t>beban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administratif</w:t>
      </w:r>
      <w:proofErr w:type="spellEnd"/>
      <w:r w:rsidRPr="005C172F">
        <w:rPr>
          <w:rFonts w:ascii="Times New Roman" w:eastAsia="Times New Roman" w:hAnsi="Times New Roman" w:cs="Times New Roman"/>
          <w:color w:val="0E101A"/>
          <w:sz w:val="24"/>
          <w:szCs w:val="24"/>
        </w:rPr>
        <w:t xml:space="preserve"> yang </w:t>
      </w:r>
      <w:proofErr w:type="spellStart"/>
      <w:r w:rsidRPr="005C172F">
        <w:rPr>
          <w:rFonts w:ascii="Times New Roman" w:eastAsia="Times New Roman" w:hAnsi="Times New Roman" w:cs="Times New Roman"/>
          <w:color w:val="0E101A"/>
          <w:sz w:val="24"/>
          <w:szCs w:val="24"/>
        </w:rPr>
        <w:t>tinggi</w:t>
      </w:r>
      <w:proofErr w:type="spellEnd"/>
      <w:r w:rsidRPr="005C172F">
        <w:rPr>
          <w:rFonts w:ascii="Times New Roman" w:eastAsia="Times New Roman" w:hAnsi="Times New Roman" w:cs="Times New Roman"/>
          <w:color w:val="0E101A"/>
          <w:sz w:val="24"/>
          <w:szCs w:val="24"/>
        </w:rPr>
        <w:t xml:space="preserve">. Untuk </w:t>
      </w:r>
      <w:proofErr w:type="spellStart"/>
      <w:r w:rsidRPr="005C172F">
        <w:rPr>
          <w:rFonts w:ascii="Times New Roman" w:eastAsia="Times New Roman" w:hAnsi="Times New Roman" w:cs="Times New Roman"/>
          <w:color w:val="0E101A"/>
          <w:sz w:val="24"/>
          <w:szCs w:val="24"/>
        </w:rPr>
        <w:t>mengatasinya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pemerintah</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desa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terus</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berupaya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meningkatkan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Pendapatan</w:t>
      </w:r>
      <w:proofErr w:type="spellEnd"/>
      <w:r w:rsidRPr="005C172F">
        <w:rPr>
          <w:rFonts w:ascii="Times New Roman" w:eastAsia="Times New Roman" w:hAnsi="Times New Roman" w:cs="Times New Roman"/>
          <w:color w:val="0E101A"/>
          <w:sz w:val="24"/>
          <w:szCs w:val="24"/>
        </w:rPr>
        <w:t xml:space="preserve"> Asli Desa (</w:t>
      </w:r>
      <w:proofErr w:type="spellStart"/>
      <w:r w:rsidRPr="005C172F">
        <w:rPr>
          <w:rFonts w:ascii="Times New Roman" w:eastAsia="Times New Roman" w:hAnsi="Times New Roman" w:cs="Times New Roman"/>
          <w:color w:val="0E101A"/>
          <w:sz w:val="24"/>
          <w:szCs w:val="24"/>
        </w:rPr>
        <w:t>PADes</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melalui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pengembangan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BUMDes</w:t>
      </w:r>
      <w:proofErr w:type="spellEnd"/>
      <w:r w:rsidRPr="005C172F">
        <w:rPr>
          <w:rFonts w:ascii="Times New Roman" w:eastAsia="Times New Roman" w:hAnsi="Times New Roman" w:cs="Times New Roman"/>
          <w:color w:val="0E101A"/>
          <w:sz w:val="24"/>
          <w:szCs w:val="24"/>
        </w:rPr>
        <w:t xml:space="preserve"> dan </w:t>
      </w:r>
      <w:proofErr w:type="spellStart"/>
      <w:r w:rsidRPr="005C172F">
        <w:rPr>
          <w:rFonts w:ascii="Times New Roman" w:eastAsia="Times New Roman" w:hAnsi="Times New Roman" w:cs="Times New Roman"/>
          <w:color w:val="0E101A"/>
          <w:sz w:val="24"/>
          <w:szCs w:val="24"/>
        </w:rPr>
        <w:t>optimalisasi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pengelolaan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aset</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desa</w:t>
      </w:r>
      <w:proofErr w:type="spellEnd"/>
      <w:r w:rsidRPr="005C172F">
        <w:rPr>
          <w:rFonts w:ascii="Times New Roman" w:eastAsia="Times New Roman" w:hAnsi="Times New Roman" w:cs="Times New Roman"/>
          <w:color w:val="0E101A"/>
          <w:sz w:val="24"/>
          <w:szCs w:val="24"/>
        </w:rPr>
        <w:t xml:space="preserve">. Upaya tersebut </w:t>
      </w:r>
      <w:proofErr w:type="spellStart"/>
      <w:r w:rsidRPr="005C172F">
        <w:rPr>
          <w:rFonts w:ascii="Times New Roman" w:eastAsia="Times New Roman" w:hAnsi="Times New Roman" w:cs="Times New Roman"/>
          <w:color w:val="0E101A"/>
          <w:sz w:val="24"/>
          <w:szCs w:val="24"/>
        </w:rPr>
        <w:t>menunjukkan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arah</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positif</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menuju</w:t>
      </w:r>
      <w:proofErr w:type="spellEnd"/>
      <w:r w:rsidRPr="005C172F">
        <w:rPr>
          <w:rFonts w:ascii="Times New Roman" w:eastAsia="Times New Roman" w:hAnsi="Times New Roman" w:cs="Times New Roman"/>
          <w:color w:val="0E101A"/>
          <w:sz w:val="24"/>
          <w:szCs w:val="24"/>
        </w:rPr>
        <w:t xml:space="preserve"> tata </w:t>
      </w:r>
      <w:proofErr w:type="spellStart"/>
      <w:r w:rsidRPr="005C172F">
        <w:rPr>
          <w:rFonts w:ascii="Times New Roman" w:eastAsia="Times New Roman" w:hAnsi="Times New Roman" w:cs="Times New Roman"/>
          <w:color w:val="0E101A"/>
          <w:sz w:val="24"/>
          <w:szCs w:val="24"/>
        </w:rPr>
        <w:t>kelola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keuangan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desa</w:t>
      </w:r>
      <w:proofErr w:type="spellEnd"/>
      <w:r w:rsidRPr="005C172F">
        <w:rPr>
          <w:rFonts w:ascii="Times New Roman" w:eastAsia="Times New Roman" w:hAnsi="Times New Roman" w:cs="Times New Roman"/>
          <w:color w:val="0E101A"/>
          <w:sz w:val="24"/>
          <w:szCs w:val="24"/>
        </w:rPr>
        <w:t xml:space="preserve"> yang lebih </w:t>
      </w:r>
      <w:proofErr w:type="spellStart"/>
      <w:r w:rsidRPr="005C172F">
        <w:rPr>
          <w:rFonts w:ascii="Times New Roman" w:eastAsia="Times New Roman" w:hAnsi="Times New Roman" w:cs="Times New Roman"/>
          <w:color w:val="0E101A"/>
          <w:sz w:val="24"/>
          <w:szCs w:val="24"/>
        </w:rPr>
        <w:t>transparan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akuntabel</w:t>
      </w:r>
      <w:proofErr w:type="spellEnd"/>
      <w:r w:rsidRPr="005C172F">
        <w:rPr>
          <w:rFonts w:ascii="Times New Roman" w:eastAsia="Times New Roman" w:hAnsi="Times New Roman" w:cs="Times New Roman"/>
          <w:color w:val="0E101A"/>
          <w:sz w:val="24"/>
          <w:szCs w:val="24"/>
        </w:rPr>
        <w:t xml:space="preserve">, dan </w:t>
      </w:r>
      <w:proofErr w:type="spellStart"/>
      <w:r w:rsidRPr="005C172F">
        <w:rPr>
          <w:rFonts w:ascii="Times New Roman" w:eastAsia="Times New Roman" w:hAnsi="Times New Roman" w:cs="Times New Roman"/>
          <w:color w:val="0E101A"/>
          <w:sz w:val="24"/>
          <w:szCs w:val="24"/>
        </w:rPr>
        <w:t>berkelanjutan</w:t>
      </w:r>
      <w:proofErr w:type="spellEnd"/>
      <w:r w:rsidRPr="005C172F">
        <w:rPr>
          <w:rFonts w:ascii="Times New Roman" w:eastAsia="Times New Roman" w:hAnsi="Times New Roman" w:cs="Times New Roman"/>
          <w:color w:val="0E101A"/>
          <w:sz w:val="24"/>
          <w:szCs w:val="24"/>
        </w:rPr>
        <w:t xml:space="preserve"> guna </w:t>
      </w:r>
      <w:proofErr w:type="spellStart"/>
      <w:r w:rsidRPr="005C172F">
        <w:rPr>
          <w:rFonts w:ascii="Times New Roman" w:eastAsia="Times New Roman" w:hAnsi="Times New Roman" w:cs="Times New Roman"/>
          <w:color w:val="0E101A"/>
          <w:sz w:val="24"/>
          <w:szCs w:val="24"/>
        </w:rPr>
        <w:t>meningkatkan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kesejahteraan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masyarakat</w:t>
      </w:r>
      <w:proofErr w:type="spellEnd"/>
      <w:r w:rsidRPr="005C172F">
        <w:rPr>
          <w:rFonts w:ascii="Times New Roman" w:eastAsia="Times New Roman" w:hAnsi="Times New Roman" w:cs="Times New Roman"/>
          <w:color w:val="0E101A"/>
          <w:sz w:val="24"/>
          <w:szCs w:val="24"/>
        </w:rPr>
        <w:t xml:space="preserve"> Desa </w:t>
      </w:r>
      <w:proofErr w:type="spellStart"/>
      <w:r w:rsidRPr="005C172F">
        <w:rPr>
          <w:rFonts w:ascii="Times New Roman" w:eastAsia="Times New Roman" w:hAnsi="Times New Roman" w:cs="Times New Roman"/>
          <w:color w:val="0E101A"/>
          <w:sz w:val="24"/>
          <w:szCs w:val="24"/>
        </w:rPr>
        <w:t>Telukan</w:t>
      </w:r>
      <w:proofErr w:type="spellEnd"/>
      <w:r w:rsidRPr="005C172F">
        <w:rPr>
          <w:rFonts w:ascii="Times New Roman" w:eastAsia="Times New Roman" w:hAnsi="Times New Roman" w:cs="Times New Roman"/>
          <w:color w:val="0E101A"/>
          <w:sz w:val="24"/>
          <w:szCs w:val="24"/>
        </w:rPr>
        <w:t>.</w:t>
      </w:r>
    </w:p>
    <w:p w14:paraId="12C9E046" w14:textId="77777777" w:rsidR="005C172F" w:rsidRDefault="005C172F" w:rsidP="005C172F">
      <w:pPr>
        <w:spacing w:after="0" w:line="240" w:lineRule="auto"/>
        <w:jc w:val="both"/>
        <w:rPr>
          <w:rFonts w:ascii="Times New Roman" w:eastAsia="Times New Roman" w:hAnsi="Times New Roman" w:cs="Times New Roman"/>
          <w:color w:val="0E101A"/>
          <w:sz w:val="24"/>
          <w:szCs w:val="24"/>
        </w:rPr>
      </w:pPr>
    </w:p>
    <w:p w14:paraId="65ADA44F" w14:textId="77777777" w:rsidR="005C172F" w:rsidRDefault="005C172F" w:rsidP="005C172F">
      <w:pPr>
        <w:spacing w:after="0" w:line="240" w:lineRule="auto"/>
        <w:jc w:val="both"/>
        <w:rPr>
          <w:rFonts w:ascii="Times New Roman" w:eastAsia="Times New Roman" w:hAnsi="Times New Roman" w:cs="Times New Roman"/>
          <w:b/>
          <w:color w:val="0E101A"/>
          <w:sz w:val="24"/>
          <w:szCs w:val="24"/>
        </w:rPr>
      </w:pPr>
      <w:proofErr w:type="spellStart"/>
      <w:r>
        <w:rPr>
          <w:rFonts w:ascii="Times New Roman" w:eastAsia="Times New Roman" w:hAnsi="Times New Roman" w:cs="Times New Roman"/>
          <w:b/>
          <w:color w:val="0E101A"/>
          <w:sz w:val="24"/>
          <w:szCs w:val="24"/>
        </w:rPr>
        <w:t>Keterbatasan</w:t>
      </w:r>
      <w:proofErr w:type="spellEnd"/>
    </w:p>
    <w:p w14:paraId="51856475" w14:textId="77777777" w:rsidR="005C172F" w:rsidRDefault="005C172F" w:rsidP="005C172F">
      <w:pPr>
        <w:spacing w:after="0" w:line="240" w:lineRule="auto"/>
        <w:jc w:val="both"/>
        <w:rPr>
          <w:rFonts w:ascii="Times New Roman" w:eastAsia="Times New Roman" w:hAnsi="Times New Roman" w:cs="Times New Roman"/>
          <w:color w:val="0E101A"/>
          <w:sz w:val="24"/>
          <w:szCs w:val="24"/>
        </w:rPr>
      </w:pPr>
      <w:r w:rsidRPr="005C172F">
        <w:rPr>
          <w:rFonts w:ascii="Times New Roman" w:eastAsia="Times New Roman" w:hAnsi="Times New Roman" w:cs="Times New Roman"/>
          <w:color w:val="0E101A"/>
          <w:sz w:val="24"/>
          <w:szCs w:val="24"/>
        </w:rPr>
        <w:t xml:space="preserve">Salah </w:t>
      </w:r>
      <w:proofErr w:type="spellStart"/>
      <w:r w:rsidRPr="005C172F">
        <w:rPr>
          <w:rFonts w:ascii="Times New Roman" w:eastAsia="Times New Roman" w:hAnsi="Times New Roman" w:cs="Times New Roman"/>
          <w:color w:val="0E101A"/>
          <w:sz w:val="24"/>
          <w:szCs w:val="24"/>
        </w:rPr>
        <w:t>satu</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kendala</w:t>
      </w:r>
      <w:proofErr w:type="spellEnd"/>
      <w:r w:rsidRPr="005C172F">
        <w:rPr>
          <w:rFonts w:ascii="Times New Roman" w:eastAsia="Times New Roman" w:hAnsi="Times New Roman" w:cs="Times New Roman"/>
          <w:color w:val="0E101A"/>
          <w:sz w:val="24"/>
          <w:szCs w:val="24"/>
        </w:rPr>
        <w:t xml:space="preserve"> yang </w:t>
      </w:r>
      <w:proofErr w:type="spellStart"/>
      <w:r w:rsidRPr="005C172F">
        <w:rPr>
          <w:rFonts w:ascii="Times New Roman" w:eastAsia="Times New Roman" w:hAnsi="Times New Roman" w:cs="Times New Roman"/>
          <w:color w:val="0E101A"/>
          <w:sz w:val="24"/>
          <w:szCs w:val="24"/>
        </w:rPr>
        <w:t>dihadapi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penelitian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ini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adalah</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kurangnya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informasi</w:t>
      </w:r>
      <w:proofErr w:type="spellEnd"/>
      <w:r w:rsidRPr="005C172F">
        <w:rPr>
          <w:rFonts w:ascii="Times New Roman" w:eastAsia="Times New Roman" w:hAnsi="Times New Roman" w:cs="Times New Roman"/>
          <w:color w:val="0E101A"/>
          <w:sz w:val="24"/>
          <w:szCs w:val="24"/>
        </w:rPr>
        <w:t xml:space="preserve"> yang </w:t>
      </w:r>
      <w:proofErr w:type="spellStart"/>
      <w:r w:rsidRPr="005C172F">
        <w:rPr>
          <w:rFonts w:ascii="Times New Roman" w:eastAsia="Times New Roman" w:hAnsi="Times New Roman" w:cs="Times New Roman"/>
          <w:color w:val="0E101A"/>
          <w:sz w:val="24"/>
          <w:szCs w:val="24"/>
        </w:rPr>
        <w:t>tersedia</w:t>
      </w:r>
      <w:proofErr w:type="spellEnd"/>
      <w:r w:rsidRPr="005C172F">
        <w:rPr>
          <w:rFonts w:ascii="Times New Roman" w:eastAsia="Times New Roman" w:hAnsi="Times New Roman" w:cs="Times New Roman"/>
          <w:color w:val="0E101A"/>
          <w:sz w:val="24"/>
          <w:szCs w:val="24"/>
        </w:rPr>
        <w:t xml:space="preserve"> untuk </w:t>
      </w:r>
      <w:proofErr w:type="spellStart"/>
      <w:r w:rsidRPr="005C172F">
        <w:rPr>
          <w:rFonts w:ascii="Times New Roman" w:eastAsia="Times New Roman" w:hAnsi="Times New Roman" w:cs="Times New Roman"/>
          <w:color w:val="0E101A"/>
          <w:sz w:val="24"/>
          <w:szCs w:val="24"/>
        </w:rPr>
        <w:t>mempelajari</w:t>
      </w:r>
      <w:proofErr w:type="spellEnd"/>
      <w:r w:rsidRPr="005C172F">
        <w:rPr>
          <w:rFonts w:ascii="Times New Roman" w:eastAsia="Times New Roman" w:hAnsi="Times New Roman" w:cs="Times New Roman"/>
          <w:color w:val="0E101A"/>
          <w:sz w:val="24"/>
          <w:szCs w:val="24"/>
        </w:rPr>
        <w:t xml:space="preserve"> lebih lanjut </w:t>
      </w:r>
      <w:proofErr w:type="spellStart"/>
      <w:r w:rsidRPr="005C172F">
        <w:rPr>
          <w:rFonts w:ascii="Times New Roman" w:eastAsia="Times New Roman" w:hAnsi="Times New Roman" w:cs="Times New Roman"/>
          <w:color w:val="0E101A"/>
          <w:sz w:val="24"/>
          <w:szCs w:val="24"/>
        </w:rPr>
        <w:t>tentang</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masalah</w:t>
      </w:r>
      <w:proofErr w:type="spellEnd"/>
      <w:r w:rsidRPr="005C172F">
        <w:rPr>
          <w:rFonts w:ascii="Times New Roman" w:eastAsia="Times New Roman" w:hAnsi="Times New Roman" w:cs="Times New Roman"/>
          <w:color w:val="0E101A"/>
          <w:sz w:val="24"/>
          <w:szCs w:val="24"/>
        </w:rPr>
        <w:t xml:space="preserve"> internal yang </w:t>
      </w:r>
      <w:proofErr w:type="spellStart"/>
      <w:r w:rsidRPr="005C172F">
        <w:rPr>
          <w:rFonts w:ascii="Times New Roman" w:eastAsia="Times New Roman" w:hAnsi="Times New Roman" w:cs="Times New Roman"/>
          <w:color w:val="0E101A"/>
          <w:sz w:val="24"/>
          <w:szCs w:val="24"/>
        </w:rPr>
        <w:t>berkaitan</w:t>
      </w:r>
      <w:proofErr w:type="spellEnd"/>
      <w:r w:rsidRPr="005C172F">
        <w:rPr>
          <w:rFonts w:ascii="Times New Roman" w:eastAsia="Times New Roman" w:hAnsi="Times New Roman" w:cs="Times New Roman"/>
          <w:color w:val="0E101A"/>
          <w:sz w:val="24"/>
          <w:szCs w:val="24"/>
        </w:rPr>
        <w:t xml:space="preserve"> dengan </w:t>
      </w:r>
      <w:proofErr w:type="spellStart"/>
      <w:r w:rsidRPr="005C172F">
        <w:rPr>
          <w:rFonts w:ascii="Times New Roman" w:eastAsia="Times New Roman" w:hAnsi="Times New Roman" w:cs="Times New Roman"/>
          <w:color w:val="0E101A"/>
          <w:sz w:val="24"/>
          <w:szCs w:val="24"/>
        </w:rPr>
        <w:t>pengelolaan</w:t>
      </w:r>
      <w:proofErr w:type="spellEnd"/>
      <w:r w:rsidRPr="005C172F">
        <w:rPr>
          <w:rFonts w:ascii="Times New Roman" w:eastAsia="Times New Roman" w:hAnsi="Times New Roman" w:cs="Times New Roman"/>
          <w:color w:val="0E101A"/>
          <w:sz w:val="24"/>
          <w:szCs w:val="24"/>
        </w:rPr>
        <w:t xml:space="preserve"> dana </w:t>
      </w:r>
      <w:proofErr w:type="spellStart"/>
      <w:r w:rsidRPr="005C172F">
        <w:rPr>
          <w:rFonts w:ascii="Times New Roman" w:eastAsia="Times New Roman" w:hAnsi="Times New Roman" w:cs="Times New Roman"/>
          <w:color w:val="0E101A"/>
          <w:sz w:val="24"/>
          <w:szCs w:val="24"/>
        </w:rPr>
        <w:t>desa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Peneliti</w:t>
      </w:r>
      <w:proofErr w:type="spellEnd"/>
      <w:r w:rsidRPr="005C172F">
        <w:rPr>
          <w:rFonts w:ascii="Times New Roman" w:eastAsia="Times New Roman" w:hAnsi="Times New Roman" w:cs="Times New Roman"/>
          <w:color w:val="0E101A"/>
          <w:sz w:val="24"/>
          <w:szCs w:val="24"/>
        </w:rPr>
        <w:t xml:space="preserve"> juga </w:t>
      </w:r>
      <w:proofErr w:type="spellStart"/>
      <w:r w:rsidRPr="005C172F">
        <w:rPr>
          <w:rFonts w:ascii="Times New Roman" w:eastAsia="Times New Roman" w:hAnsi="Times New Roman" w:cs="Times New Roman"/>
          <w:color w:val="0E101A"/>
          <w:sz w:val="24"/>
          <w:szCs w:val="24"/>
        </w:rPr>
        <w:t>terkendala</w:t>
      </w:r>
      <w:proofErr w:type="spellEnd"/>
      <w:r w:rsidRPr="005C172F">
        <w:rPr>
          <w:rFonts w:ascii="Times New Roman" w:eastAsia="Times New Roman" w:hAnsi="Times New Roman" w:cs="Times New Roman"/>
          <w:color w:val="0E101A"/>
          <w:sz w:val="24"/>
          <w:szCs w:val="24"/>
        </w:rPr>
        <w:t xml:space="preserve"> dengan </w:t>
      </w:r>
      <w:proofErr w:type="spellStart"/>
      <w:r w:rsidRPr="005C172F">
        <w:rPr>
          <w:rFonts w:ascii="Times New Roman" w:eastAsia="Times New Roman" w:hAnsi="Times New Roman" w:cs="Times New Roman"/>
          <w:color w:val="0E101A"/>
          <w:sz w:val="24"/>
          <w:szCs w:val="24"/>
        </w:rPr>
        <w:t>privasi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pemerintah</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desa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selama</w:t>
      </w:r>
      <w:proofErr w:type="spellEnd"/>
      <w:r w:rsidRPr="005C172F">
        <w:rPr>
          <w:rFonts w:ascii="Times New Roman" w:eastAsia="Times New Roman" w:hAnsi="Times New Roman" w:cs="Times New Roman"/>
          <w:color w:val="0E101A"/>
          <w:sz w:val="24"/>
          <w:szCs w:val="24"/>
        </w:rPr>
        <w:t xml:space="preserve"> proses </w:t>
      </w:r>
      <w:proofErr w:type="spellStart"/>
      <w:r w:rsidRPr="005C172F">
        <w:rPr>
          <w:rFonts w:ascii="Times New Roman" w:eastAsia="Times New Roman" w:hAnsi="Times New Roman" w:cs="Times New Roman"/>
          <w:color w:val="0E101A"/>
          <w:sz w:val="24"/>
          <w:szCs w:val="24"/>
        </w:rPr>
        <w:t>wawancara</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tentang</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penggunaan</w:t>
      </w:r>
      <w:proofErr w:type="spellEnd"/>
      <w:r w:rsidRPr="005C172F">
        <w:rPr>
          <w:rFonts w:ascii="Times New Roman" w:eastAsia="Times New Roman" w:hAnsi="Times New Roman" w:cs="Times New Roman"/>
          <w:color w:val="0E101A"/>
          <w:sz w:val="24"/>
          <w:szCs w:val="24"/>
        </w:rPr>
        <w:t xml:space="preserve"> dana </w:t>
      </w:r>
      <w:proofErr w:type="spellStart"/>
      <w:r w:rsidRPr="005C172F">
        <w:rPr>
          <w:rFonts w:ascii="Times New Roman" w:eastAsia="Times New Roman" w:hAnsi="Times New Roman" w:cs="Times New Roman"/>
          <w:color w:val="0E101A"/>
          <w:sz w:val="24"/>
          <w:szCs w:val="24"/>
        </w:rPr>
        <w:t>desa</w:t>
      </w:r>
      <w:proofErr w:type="spellEnd"/>
      <w:r w:rsidRPr="005C172F">
        <w:rPr>
          <w:rFonts w:ascii="Times New Roman" w:eastAsia="Times New Roman" w:hAnsi="Times New Roman" w:cs="Times New Roman"/>
          <w:color w:val="0E101A"/>
          <w:sz w:val="24"/>
          <w:szCs w:val="24"/>
        </w:rPr>
        <w:t xml:space="preserve">. Selain </w:t>
      </w:r>
      <w:proofErr w:type="spellStart"/>
      <w:r w:rsidRPr="005C172F">
        <w:rPr>
          <w:rFonts w:ascii="Times New Roman" w:eastAsia="Times New Roman" w:hAnsi="Times New Roman" w:cs="Times New Roman"/>
          <w:color w:val="0E101A"/>
          <w:sz w:val="24"/>
          <w:szCs w:val="24"/>
        </w:rPr>
        <w:t>itu</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peneliti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menghadapi</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tantangan</w:t>
      </w:r>
      <w:proofErr w:type="spellEnd"/>
      <w:r w:rsidRPr="005C172F">
        <w:rPr>
          <w:rFonts w:ascii="Times New Roman" w:eastAsia="Times New Roman" w:hAnsi="Times New Roman" w:cs="Times New Roman"/>
          <w:color w:val="0E101A"/>
          <w:sz w:val="24"/>
          <w:szCs w:val="24"/>
        </w:rPr>
        <w:t xml:space="preserve"> dalam proses </w:t>
      </w:r>
      <w:proofErr w:type="spellStart"/>
      <w:r w:rsidRPr="005C172F">
        <w:rPr>
          <w:rFonts w:ascii="Times New Roman" w:eastAsia="Times New Roman" w:hAnsi="Times New Roman" w:cs="Times New Roman"/>
          <w:color w:val="0E101A"/>
          <w:sz w:val="24"/>
          <w:szCs w:val="24"/>
        </w:rPr>
        <w:t>pengumpulan</w:t>
      </w:r>
      <w:proofErr w:type="spellEnd"/>
      <w:r w:rsidRPr="005C172F">
        <w:rPr>
          <w:rFonts w:ascii="Times New Roman" w:eastAsia="Times New Roman" w:hAnsi="Times New Roman" w:cs="Times New Roman"/>
          <w:color w:val="0E101A"/>
          <w:sz w:val="24"/>
          <w:szCs w:val="24"/>
        </w:rPr>
        <w:t xml:space="preserve"> data. Sulit untuk </w:t>
      </w:r>
      <w:proofErr w:type="spellStart"/>
      <w:r w:rsidRPr="005C172F">
        <w:rPr>
          <w:rFonts w:ascii="Times New Roman" w:eastAsia="Times New Roman" w:hAnsi="Times New Roman" w:cs="Times New Roman"/>
          <w:color w:val="0E101A"/>
          <w:sz w:val="24"/>
          <w:szCs w:val="24"/>
        </w:rPr>
        <w:t>menemukan</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referensi</w:t>
      </w:r>
      <w:proofErr w:type="spellEnd"/>
      <w:r w:rsidRPr="005C172F">
        <w:rPr>
          <w:rFonts w:ascii="Times New Roman" w:eastAsia="Times New Roman" w:hAnsi="Times New Roman" w:cs="Times New Roman"/>
          <w:color w:val="0E101A"/>
          <w:sz w:val="24"/>
          <w:szCs w:val="24"/>
        </w:rPr>
        <w:t xml:space="preserve"> dan </w:t>
      </w:r>
      <w:proofErr w:type="spellStart"/>
      <w:r w:rsidRPr="005C172F">
        <w:rPr>
          <w:rFonts w:ascii="Times New Roman" w:eastAsia="Times New Roman" w:hAnsi="Times New Roman" w:cs="Times New Roman"/>
          <w:color w:val="0E101A"/>
          <w:sz w:val="24"/>
          <w:szCs w:val="24"/>
        </w:rPr>
        <w:t>buku</w:t>
      </w:r>
      <w:proofErr w:type="spellEnd"/>
      <w:r w:rsidRPr="005C172F">
        <w:rPr>
          <w:rFonts w:ascii="Times New Roman" w:eastAsia="Times New Roman" w:hAnsi="Times New Roman" w:cs="Times New Roman"/>
          <w:color w:val="0E101A"/>
          <w:sz w:val="24"/>
          <w:szCs w:val="24"/>
        </w:rPr>
        <w:t xml:space="preserve"> yang </w:t>
      </w:r>
      <w:proofErr w:type="spellStart"/>
      <w:r w:rsidRPr="005C172F">
        <w:rPr>
          <w:rFonts w:ascii="Times New Roman" w:eastAsia="Times New Roman" w:hAnsi="Times New Roman" w:cs="Times New Roman"/>
          <w:color w:val="0E101A"/>
          <w:sz w:val="24"/>
          <w:szCs w:val="24"/>
        </w:rPr>
        <w:t>berkaitan</w:t>
      </w:r>
      <w:proofErr w:type="spellEnd"/>
      <w:r w:rsidRPr="005C172F">
        <w:rPr>
          <w:rFonts w:ascii="Times New Roman" w:eastAsia="Times New Roman" w:hAnsi="Times New Roman" w:cs="Times New Roman"/>
          <w:color w:val="0E101A"/>
          <w:sz w:val="24"/>
          <w:szCs w:val="24"/>
        </w:rPr>
        <w:t xml:space="preserve"> dengan </w:t>
      </w:r>
      <w:proofErr w:type="spellStart"/>
      <w:r w:rsidRPr="005C172F">
        <w:rPr>
          <w:rFonts w:ascii="Times New Roman" w:eastAsia="Times New Roman" w:hAnsi="Times New Roman" w:cs="Times New Roman"/>
          <w:color w:val="0E101A"/>
          <w:sz w:val="24"/>
          <w:szCs w:val="24"/>
        </w:rPr>
        <w:t>subjek</w:t>
      </w:r>
      <w:proofErr w:type="spellEnd"/>
      <w:r w:rsidRPr="005C172F">
        <w:rPr>
          <w:rFonts w:ascii="Times New Roman" w:eastAsia="Times New Roman" w:hAnsi="Times New Roman" w:cs="Times New Roman"/>
          <w:color w:val="0E101A"/>
          <w:sz w:val="24"/>
          <w:szCs w:val="24"/>
        </w:rPr>
        <w:t xml:space="preserve"> </w:t>
      </w:r>
      <w:proofErr w:type="spellStart"/>
      <w:r w:rsidRPr="005C172F">
        <w:rPr>
          <w:rFonts w:ascii="Times New Roman" w:eastAsia="Times New Roman" w:hAnsi="Times New Roman" w:cs="Times New Roman"/>
          <w:color w:val="0E101A"/>
          <w:sz w:val="24"/>
          <w:szCs w:val="24"/>
        </w:rPr>
        <w:t>penelitian</w:t>
      </w:r>
      <w:proofErr w:type="spellEnd"/>
      <w:r w:rsidRPr="005C172F">
        <w:rPr>
          <w:rFonts w:ascii="Times New Roman" w:eastAsia="Times New Roman" w:hAnsi="Times New Roman" w:cs="Times New Roman"/>
          <w:color w:val="0E101A"/>
          <w:sz w:val="24"/>
          <w:szCs w:val="24"/>
        </w:rPr>
        <w:t>.</w:t>
      </w:r>
    </w:p>
    <w:p w14:paraId="056BBCB7" w14:textId="77777777" w:rsidR="005C172F" w:rsidRDefault="005C172F" w:rsidP="005C172F">
      <w:pPr>
        <w:spacing w:after="0" w:line="240" w:lineRule="auto"/>
        <w:jc w:val="both"/>
        <w:rPr>
          <w:rFonts w:ascii="Times New Roman" w:eastAsia="Times New Roman" w:hAnsi="Times New Roman" w:cs="Times New Roman"/>
          <w:color w:val="0E101A"/>
          <w:sz w:val="24"/>
          <w:szCs w:val="24"/>
        </w:rPr>
      </w:pPr>
    </w:p>
    <w:p w14:paraId="113374A7" w14:textId="77777777" w:rsidR="005C172F" w:rsidRPr="005C172F" w:rsidRDefault="005C172F" w:rsidP="005C172F">
      <w:pPr>
        <w:spacing w:after="0" w:line="240" w:lineRule="auto"/>
        <w:jc w:val="both"/>
        <w:rPr>
          <w:rFonts w:ascii="Times New Roman" w:eastAsia="Times New Roman" w:hAnsi="Times New Roman" w:cs="Times New Roman"/>
          <w:b/>
          <w:color w:val="0E101A"/>
          <w:sz w:val="24"/>
          <w:szCs w:val="24"/>
        </w:rPr>
      </w:pPr>
      <w:r w:rsidRPr="005C172F">
        <w:rPr>
          <w:rFonts w:ascii="Times New Roman" w:eastAsia="Times New Roman" w:hAnsi="Times New Roman" w:cs="Times New Roman"/>
          <w:b/>
          <w:color w:val="0E101A"/>
          <w:sz w:val="24"/>
          <w:szCs w:val="24"/>
        </w:rPr>
        <w:t>Saran</w:t>
      </w:r>
    </w:p>
    <w:p w14:paraId="7E0ED8AC" w14:textId="77777777" w:rsidR="005C172F" w:rsidRDefault="002C73E1" w:rsidP="002C73E1">
      <w:pPr>
        <w:spacing w:after="0" w:line="240" w:lineRule="auto"/>
        <w:jc w:val="both"/>
        <w:rPr>
          <w:rFonts w:ascii="Times New Roman" w:eastAsia="Times New Roman" w:hAnsi="Times New Roman" w:cs="Times New Roman"/>
          <w:color w:val="0E101A"/>
          <w:sz w:val="24"/>
          <w:szCs w:val="24"/>
        </w:rPr>
      </w:pPr>
      <w:r w:rsidRPr="002C73E1">
        <w:rPr>
          <w:rFonts w:ascii="Times New Roman" w:eastAsia="Times New Roman" w:hAnsi="Times New Roman" w:cs="Times New Roman"/>
          <w:color w:val="0E101A"/>
          <w:sz w:val="24"/>
          <w:szCs w:val="24"/>
        </w:rPr>
        <w:t xml:space="preserve">Bagi </w:t>
      </w:r>
      <w:proofErr w:type="spellStart"/>
      <w:r w:rsidRPr="002C73E1">
        <w:rPr>
          <w:rFonts w:ascii="Times New Roman" w:eastAsia="Times New Roman" w:hAnsi="Times New Roman" w:cs="Times New Roman"/>
          <w:color w:val="0E101A"/>
          <w:sz w:val="24"/>
          <w:szCs w:val="24"/>
        </w:rPr>
        <w:t>peneliti</w:t>
      </w:r>
      <w:proofErr w:type="spellEnd"/>
      <w:r w:rsidRPr="002C73E1">
        <w:rPr>
          <w:rFonts w:ascii="Times New Roman" w:eastAsia="Times New Roman" w:hAnsi="Times New Roman" w:cs="Times New Roman"/>
          <w:color w:val="0E101A"/>
          <w:sz w:val="24"/>
          <w:szCs w:val="24"/>
        </w:rPr>
        <w:t xml:space="preserve"> selanjutnya </w:t>
      </w:r>
      <w:proofErr w:type="spellStart"/>
      <w:r w:rsidRPr="002C73E1">
        <w:rPr>
          <w:rFonts w:ascii="Times New Roman" w:eastAsia="Times New Roman" w:hAnsi="Times New Roman" w:cs="Times New Roman"/>
          <w:color w:val="0E101A"/>
          <w:sz w:val="24"/>
          <w:szCs w:val="24"/>
        </w:rPr>
        <w:t>disarankan</w:t>
      </w:r>
      <w:proofErr w:type="spellEnd"/>
      <w:r w:rsidRPr="002C73E1">
        <w:rPr>
          <w:rFonts w:ascii="Times New Roman" w:eastAsia="Times New Roman" w:hAnsi="Times New Roman" w:cs="Times New Roman"/>
          <w:color w:val="0E101A"/>
          <w:sz w:val="24"/>
          <w:szCs w:val="24"/>
        </w:rPr>
        <w:t xml:space="preserve"> untuk </w:t>
      </w:r>
      <w:proofErr w:type="spellStart"/>
      <w:r w:rsidRPr="002C73E1">
        <w:rPr>
          <w:rFonts w:ascii="Times New Roman" w:eastAsia="Times New Roman" w:hAnsi="Times New Roman" w:cs="Times New Roman"/>
          <w:color w:val="0E101A"/>
          <w:sz w:val="24"/>
          <w:szCs w:val="24"/>
        </w:rPr>
        <w:t>mengembangkan</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penelitian</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ini</w:t>
      </w:r>
      <w:proofErr w:type="spellEnd"/>
      <w:r w:rsidRPr="002C73E1">
        <w:rPr>
          <w:rFonts w:ascii="Times New Roman" w:eastAsia="Times New Roman" w:hAnsi="Times New Roman" w:cs="Times New Roman"/>
          <w:color w:val="0E101A"/>
          <w:sz w:val="24"/>
          <w:szCs w:val="24"/>
        </w:rPr>
        <w:t xml:space="preserve"> dengan </w:t>
      </w:r>
      <w:proofErr w:type="spellStart"/>
      <w:r w:rsidRPr="002C73E1">
        <w:rPr>
          <w:rFonts w:ascii="Times New Roman" w:eastAsia="Times New Roman" w:hAnsi="Times New Roman" w:cs="Times New Roman"/>
          <w:color w:val="0E101A"/>
          <w:sz w:val="24"/>
          <w:szCs w:val="24"/>
        </w:rPr>
        <w:t>menambah</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variabel</w:t>
      </w:r>
      <w:proofErr w:type="spellEnd"/>
      <w:r w:rsidRPr="002C73E1">
        <w:rPr>
          <w:rFonts w:ascii="Times New Roman" w:eastAsia="Times New Roman" w:hAnsi="Times New Roman" w:cs="Times New Roman"/>
          <w:color w:val="0E101A"/>
          <w:sz w:val="24"/>
          <w:szCs w:val="24"/>
        </w:rPr>
        <w:t xml:space="preserve"> lain, seperti </w:t>
      </w:r>
      <w:proofErr w:type="spellStart"/>
      <w:r w:rsidRPr="002C73E1">
        <w:rPr>
          <w:rFonts w:ascii="Times New Roman" w:eastAsia="Times New Roman" w:hAnsi="Times New Roman" w:cs="Times New Roman"/>
          <w:color w:val="0E101A"/>
          <w:sz w:val="24"/>
          <w:szCs w:val="24"/>
        </w:rPr>
        <w:t>partisipasi</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masyarakat</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kapasitas</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sumber</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daya</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manusia</w:t>
      </w:r>
      <w:proofErr w:type="spellEnd"/>
      <w:r w:rsidRPr="002C73E1">
        <w:rPr>
          <w:rFonts w:ascii="Times New Roman" w:eastAsia="Times New Roman" w:hAnsi="Times New Roman" w:cs="Times New Roman"/>
          <w:color w:val="0E101A"/>
          <w:sz w:val="24"/>
          <w:szCs w:val="24"/>
        </w:rPr>
        <w:t xml:space="preserve">, atau </w:t>
      </w:r>
      <w:proofErr w:type="spellStart"/>
      <w:r w:rsidRPr="002C73E1">
        <w:rPr>
          <w:rFonts w:ascii="Times New Roman" w:eastAsia="Times New Roman" w:hAnsi="Times New Roman" w:cs="Times New Roman"/>
          <w:color w:val="0E101A"/>
          <w:sz w:val="24"/>
          <w:szCs w:val="24"/>
        </w:rPr>
        <w:t>pemanfaatan</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teknologi</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informasi</w:t>
      </w:r>
      <w:proofErr w:type="spellEnd"/>
      <w:r w:rsidRPr="002C73E1">
        <w:rPr>
          <w:rFonts w:ascii="Times New Roman" w:eastAsia="Times New Roman" w:hAnsi="Times New Roman" w:cs="Times New Roman"/>
          <w:color w:val="0E101A"/>
          <w:sz w:val="24"/>
          <w:szCs w:val="24"/>
        </w:rPr>
        <w:t xml:space="preserve"> dalam </w:t>
      </w:r>
      <w:proofErr w:type="spellStart"/>
      <w:r w:rsidRPr="002C73E1">
        <w:rPr>
          <w:rFonts w:ascii="Times New Roman" w:eastAsia="Times New Roman" w:hAnsi="Times New Roman" w:cs="Times New Roman"/>
          <w:color w:val="0E101A"/>
          <w:sz w:val="24"/>
          <w:szCs w:val="24"/>
        </w:rPr>
        <w:t>pengelolaan</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keuangan</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desa</w:t>
      </w:r>
      <w:proofErr w:type="spellEnd"/>
      <w:r w:rsidRPr="002C73E1">
        <w:rPr>
          <w:rFonts w:ascii="Times New Roman" w:eastAsia="Times New Roman" w:hAnsi="Times New Roman" w:cs="Times New Roman"/>
          <w:color w:val="0E101A"/>
          <w:sz w:val="24"/>
          <w:szCs w:val="24"/>
        </w:rPr>
        <w:t xml:space="preserve">. Selain </w:t>
      </w:r>
      <w:proofErr w:type="spellStart"/>
      <w:r w:rsidRPr="002C73E1">
        <w:rPr>
          <w:rFonts w:ascii="Times New Roman" w:eastAsia="Times New Roman" w:hAnsi="Times New Roman" w:cs="Times New Roman"/>
          <w:color w:val="0E101A"/>
          <w:sz w:val="24"/>
          <w:szCs w:val="24"/>
        </w:rPr>
        <w:t>itu</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penelitian</w:t>
      </w:r>
      <w:proofErr w:type="spellEnd"/>
      <w:r w:rsidRPr="002C73E1">
        <w:rPr>
          <w:rFonts w:ascii="Times New Roman" w:eastAsia="Times New Roman" w:hAnsi="Times New Roman" w:cs="Times New Roman"/>
          <w:color w:val="0E101A"/>
          <w:sz w:val="24"/>
          <w:szCs w:val="24"/>
        </w:rPr>
        <w:t xml:space="preserve"> dapat </w:t>
      </w:r>
      <w:proofErr w:type="spellStart"/>
      <w:r w:rsidRPr="002C73E1">
        <w:rPr>
          <w:rFonts w:ascii="Times New Roman" w:eastAsia="Times New Roman" w:hAnsi="Times New Roman" w:cs="Times New Roman"/>
          <w:color w:val="0E101A"/>
          <w:sz w:val="24"/>
          <w:szCs w:val="24"/>
        </w:rPr>
        <w:t>dilakukan</w:t>
      </w:r>
      <w:proofErr w:type="spellEnd"/>
      <w:r w:rsidRPr="002C73E1">
        <w:rPr>
          <w:rFonts w:ascii="Times New Roman" w:eastAsia="Times New Roman" w:hAnsi="Times New Roman" w:cs="Times New Roman"/>
          <w:color w:val="0E101A"/>
          <w:sz w:val="24"/>
          <w:szCs w:val="24"/>
        </w:rPr>
        <w:t xml:space="preserve"> pada </w:t>
      </w:r>
      <w:proofErr w:type="spellStart"/>
      <w:r w:rsidRPr="002C73E1">
        <w:rPr>
          <w:rFonts w:ascii="Times New Roman" w:eastAsia="Times New Roman" w:hAnsi="Times New Roman" w:cs="Times New Roman"/>
          <w:color w:val="0E101A"/>
          <w:sz w:val="24"/>
          <w:szCs w:val="24"/>
        </w:rPr>
        <w:t>desa</w:t>
      </w:r>
      <w:proofErr w:type="spellEnd"/>
      <w:r w:rsidRPr="002C73E1">
        <w:rPr>
          <w:rFonts w:ascii="Times New Roman" w:eastAsia="Times New Roman" w:hAnsi="Times New Roman" w:cs="Times New Roman"/>
          <w:color w:val="0E101A"/>
          <w:sz w:val="24"/>
          <w:szCs w:val="24"/>
        </w:rPr>
        <w:t xml:space="preserve"> yang </w:t>
      </w:r>
      <w:proofErr w:type="spellStart"/>
      <w:r w:rsidRPr="002C73E1">
        <w:rPr>
          <w:rFonts w:ascii="Times New Roman" w:eastAsia="Times New Roman" w:hAnsi="Times New Roman" w:cs="Times New Roman"/>
          <w:color w:val="0E101A"/>
          <w:sz w:val="24"/>
          <w:szCs w:val="24"/>
        </w:rPr>
        <w:t>berbeda</w:t>
      </w:r>
      <w:proofErr w:type="spellEnd"/>
      <w:r w:rsidRPr="002C73E1">
        <w:rPr>
          <w:rFonts w:ascii="Times New Roman" w:eastAsia="Times New Roman" w:hAnsi="Times New Roman" w:cs="Times New Roman"/>
          <w:color w:val="0E101A"/>
          <w:sz w:val="24"/>
          <w:szCs w:val="24"/>
        </w:rPr>
        <w:t xml:space="preserve"> atau </w:t>
      </w:r>
      <w:proofErr w:type="spellStart"/>
      <w:r w:rsidRPr="002C73E1">
        <w:rPr>
          <w:rFonts w:ascii="Times New Roman" w:eastAsia="Times New Roman" w:hAnsi="Times New Roman" w:cs="Times New Roman"/>
          <w:color w:val="0E101A"/>
          <w:sz w:val="24"/>
          <w:szCs w:val="24"/>
        </w:rPr>
        <w:t>menggunakan</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metode</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lastRenderedPageBreak/>
        <w:t>penelitian</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kuantitatif</w:t>
      </w:r>
      <w:proofErr w:type="spellEnd"/>
      <w:r w:rsidRPr="002C73E1">
        <w:rPr>
          <w:rFonts w:ascii="Times New Roman" w:eastAsia="Times New Roman" w:hAnsi="Times New Roman" w:cs="Times New Roman"/>
          <w:color w:val="0E101A"/>
          <w:sz w:val="24"/>
          <w:szCs w:val="24"/>
        </w:rPr>
        <w:t xml:space="preserve"> agar </w:t>
      </w:r>
      <w:proofErr w:type="spellStart"/>
      <w:r w:rsidRPr="002C73E1">
        <w:rPr>
          <w:rFonts w:ascii="Times New Roman" w:eastAsia="Times New Roman" w:hAnsi="Times New Roman" w:cs="Times New Roman"/>
          <w:color w:val="0E101A"/>
          <w:sz w:val="24"/>
          <w:szCs w:val="24"/>
        </w:rPr>
        <w:t>diperoleh</w:t>
      </w:r>
      <w:proofErr w:type="spellEnd"/>
      <w:r w:rsidRPr="002C73E1">
        <w:rPr>
          <w:rFonts w:ascii="Times New Roman" w:eastAsia="Times New Roman" w:hAnsi="Times New Roman" w:cs="Times New Roman"/>
          <w:color w:val="0E101A"/>
          <w:sz w:val="24"/>
          <w:szCs w:val="24"/>
        </w:rPr>
        <w:t xml:space="preserve"> </w:t>
      </w:r>
      <w:proofErr w:type="spellStart"/>
      <w:r w:rsidRPr="002C73E1">
        <w:rPr>
          <w:rFonts w:ascii="Times New Roman" w:eastAsia="Times New Roman" w:hAnsi="Times New Roman" w:cs="Times New Roman"/>
          <w:color w:val="0E101A"/>
          <w:sz w:val="24"/>
          <w:szCs w:val="24"/>
        </w:rPr>
        <w:t>hasil</w:t>
      </w:r>
      <w:proofErr w:type="spellEnd"/>
      <w:r w:rsidRPr="002C73E1">
        <w:rPr>
          <w:rFonts w:ascii="Times New Roman" w:eastAsia="Times New Roman" w:hAnsi="Times New Roman" w:cs="Times New Roman"/>
          <w:color w:val="0E101A"/>
          <w:sz w:val="24"/>
          <w:szCs w:val="24"/>
        </w:rPr>
        <w:t xml:space="preserve"> yang lebih </w:t>
      </w:r>
      <w:proofErr w:type="spellStart"/>
      <w:r w:rsidRPr="002C73E1">
        <w:rPr>
          <w:rFonts w:ascii="Times New Roman" w:eastAsia="Times New Roman" w:hAnsi="Times New Roman" w:cs="Times New Roman"/>
          <w:color w:val="0E101A"/>
          <w:sz w:val="24"/>
          <w:szCs w:val="24"/>
        </w:rPr>
        <w:t>komprehensif</w:t>
      </w:r>
      <w:proofErr w:type="spellEnd"/>
      <w:r w:rsidRPr="002C73E1">
        <w:rPr>
          <w:rFonts w:ascii="Times New Roman" w:eastAsia="Times New Roman" w:hAnsi="Times New Roman" w:cs="Times New Roman"/>
          <w:color w:val="0E101A"/>
          <w:sz w:val="24"/>
          <w:szCs w:val="24"/>
        </w:rPr>
        <w:t xml:space="preserve"> dan dapat </w:t>
      </w:r>
      <w:proofErr w:type="spellStart"/>
      <w:r w:rsidRPr="002C73E1">
        <w:rPr>
          <w:rFonts w:ascii="Times New Roman" w:eastAsia="Times New Roman" w:hAnsi="Times New Roman" w:cs="Times New Roman"/>
          <w:color w:val="0E101A"/>
          <w:sz w:val="24"/>
          <w:szCs w:val="24"/>
        </w:rPr>
        <w:t>dibandingkan</w:t>
      </w:r>
      <w:proofErr w:type="spellEnd"/>
      <w:r w:rsidRPr="002C73E1">
        <w:rPr>
          <w:rFonts w:ascii="Times New Roman" w:eastAsia="Times New Roman" w:hAnsi="Times New Roman" w:cs="Times New Roman"/>
          <w:color w:val="0E101A"/>
          <w:sz w:val="24"/>
          <w:szCs w:val="24"/>
        </w:rPr>
        <w:t>.</w:t>
      </w:r>
    </w:p>
    <w:p w14:paraId="1A9B2C8F" w14:textId="77777777" w:rsidR="002C73E1" w:rsidRDefault="002C73E1" w:rsidP="002C73E1">
      <w:pPr>
        <w:spacing w:after="0" w:line="240" w:lineRule="auto"/>
        <w:jc w:val="both"/>
        <w:rPr>
          <w:rFonts w:ascii="Times New Roman" w:eastAsia="Times New Roman" w:hAnsi="Times New Roman" w:cs="Times New Roman"/>
          <w:color w:val="0E101A"/>
          <w:sz w:val="24"/>
          <w:szCs w:val="24"/>
        </w:rPr>
      </w:pPr>
    </w:p>
    <w:p w14:paraId="4E0916FB" w14:textId="77777777" w:rsidR="005C172F" w:rsidRDefault="008C22CD">
      <w:pPr>
        <w:spacing w:after="0" w:line="240" w:lineRule="auto"/>
        <w:jc w:val="both"/>
        <w:rPr>
          <w:rFonts w:ascii="Times New Roman" w:eastAsia="Times New Roman" w:hAnsi="Times New Roman" w:cs="Times New Roman"/>
          <w:color w:val="0E101A"/>
          <w:sz w:val="24"/>
          <w:szCs w:val="24"/>
        </w:rPr>
      </w:pPr>
      <w:proofErr w:type="spellStart"/>
      <w:r>
        <w:rPr>
          <w:rFonts w:ascii="Times New Roman" w:eastAsia="Times New Roman" w:hAnsi="Times New Roman" w:cs="Times New Roman"/>
          <w:color w:val="0E101A"/>
          <w:sz w:val="24"/>
          <w:szCs w:val="24"/>
        </w:rPr>
        <w:t>Berisi</w:t>
      </w:r>
      <w:proofErr w:type="spellEnd"/>
      <w:r>
        <w:rPr>
          <w:rFonts w:ascii="Times New Roman" w:eastAsia="Times New Roman" w:hAnsi="Times New Roman" w:cs="Times New Roman"/>
          <w:color w:val="0E101A"/>
          <w:sz w:val="24"/>
          <w:szCs w:val="24"/>
        </w:rPr>
        <w:t xml:space="preserve"> </w:t>
      </w:r>
      <w:proofErr w:type="spellStart"/>
      <w:r>
        <w:rPr>
          <w:rFonts w:ascii="Times New Roman" w:eastAsia="Times New Roman" w:hAnsi="Times New Roman" w:cs="Times New Roman"/>
          <w:color w:val="0E101A"/>
          <w:sz w:val="24"/>
          <w:szCs w:val="24"/>
        </w:rPr>
        <w:t>simpulan</w:t>
      </w:r>
      <w:proofErr w:type="spellEnd"/>
      <w:r>
        <w:rPr>
          <w:rFonts w:ascii="Times New Roman" w:eastAsia="Times New Roman" w:hAnsi="Times New Roman" w:cs="Times New Roman"/>
          <w:color w:val="0E101A"/>
          <w:sz w:val="24"/>
          <w:szCs w:val="24"/>
        </w:rPr>
        <w:t xml:space="preserve"> dan saran. </w:t>
      </w:r>
      <w:proofErr w:type="spellStart"/>
      <w:r>
        <w:rPr>
          <w:rFonts w:ascii="Times New Roman" w:eastAsia="Times New Roman" w:hAnsi="Times New Roman" w:cs="Times New Roman"/>
          <w:color w:val="0E101A"/>
          <w:sz w:val="24"/>
          <w:szCs w:val="24"/>
        </w:rPr>
        <w:t>Simpulan</w:t>
      </w:r>
      <w:proofErr w:type="spellEnd"/>
      <w:r>
        <w:rPr>
          <w:rFonts w:ascii="Times New Roman" w:eastAsia="Times New Roman" w:hAnsi="Times New Roman" w:cs="Times New Roman"/>
          <w:color w:val="0E101A"/>
          <w:sz w:val="24"/>
          <w:szCs w:val="24"/>
        </w:rPr>
        <w:t xml:space="preserve"> secara </w:t>
      </w:r>
      <w:proofErr w:type="spellStart"/>
      <w:r>
        <w:rPr>
          <w:rFonts w:ascii="Times New Roman" w:eastAsia="Times New Roman" w:hAnsi="Times New Roman" w:cs="Times New Roman"/>
          <w:color w:val="0E101A"/>
          <w:sz w:val="24"/>
          <w:szCs w:val="24"/>
        </w:rPr>
        <w:t>singkat</w:t>
      </w:r>
      <w:proofErr w:type="spellEnd"/>
      <w:r>
        <w:rPr>
          <w:rFonts w:ascii="Times New Roman" w:eastAsia="Times New Roman" w:hAnsi="Times New Roman" w:cs="Times New Roman"/>
          <w:color w:val="0E101A"/>
          <w:sz w:val="24"/>
          <w:szCs w:val="24"/>
        </w:rPr>
        <w:t xml:space="preserve"> </w:t>
      </w:r>
      <w:proofErr w:type="spellStart"/>
      <w:r>
        <w:rPr>
          <w:rFonts w:ascii="Times New Roman" w:eastAsia="Times New Roman" w:hAnsi="Times New Roman" w:cs="Times New Roman"/>
          <w:color w:val="0E101A"/>
          <w:sz w:val="24"/>
          <w:szCs w:val="24"/>
        </w:rPr>
        <w:t>menggambarkan</w:t>
      </w:r>
      <w:proofErr w:type="spellEnd"/>
      <w:r>
        <w:rPr>
          <w:rFonts w:ascii="Times New Roman" w:eastAsia="Times New Roman" w:hAnsi="Times New Roman" w:cs="Times New Roman"/>
          <w:color w:val="0E101A"/>
          <w:sz w:val="24"/>
          <w:szCs w:val="24"/>
        </w:rPr>
        <w:t xml:space="preserve"> </w:t>
      </w:r>
      <w:proofErr w:type="spellStart"/>
      <w:r>
        <w:rPr>
          <w:rFonts w:ascii="Times New Roman" w:eastAsia="Times New Roman" w:hAnsi="Times New Roman" w:cs="Times New Roman"/>
          <w:color w:val="0E101A"/>
          <w:sz w:val="24"/>
          <w:szCs w:val="24"/>
        </w:rPr>
        <w:t>hasil</w:t>
      </w:r>
      <w:proofErr w:type="spellEnd"/>
      <w:r>
        <w:rPr>
          <w:rFonts w:ascii="Times New Roman" w:eastAsia="Times New Roman" w:hAnsi="Times New Roman" w:cs="Times New Roman"/>
          <w:color w:val="0E101A"/>
          <w:sz w:val="24"/>
          <w:szCs w:val="24"/>
        </w:rPr>
        <w:t xml:space="preserve"> yang </w:t>
      </w:r>
      <w:proofErr w:type="spellStart"/>
      <w:r>
        <w:rPr>
          <w:rFonts w:ascii="Times New Roman" w:eastAsia="Times New Roman" w:hAnsi="Times New Roman" w:cs="Times New Roman"/>
          <w:color w:val="0E101A"/>
          <w:sz w:val="24"/>
          <w:szCs w:val="24"/>
        </w:rPr>
        <w:t>membahas</w:t>
      </w:r>
      <w:proofErr w:type="spellEnd"/>
      <w:r>
        <w:rPr>
          <w:rFonts w:ascii="Times New Roman" w:eastAsia="Times New Roman" w:hAnsi="Times New Roman" w:cs="Times New Roman"/>
          <w:color w:val="0E101A"/>
          <w:sz w:val="24"/>
          <w:szCs w:val="24"/>
        </w:rPr>
        <w:t xml:space="preserve"> </w:t>
      </w:r>
      <w:proofErr w:type="spellStart"/>
      <w:r>
        <w:rPr>
          <w:rFonts w:ascii="Times New Roman" w:eastAsia="Times New Roman" w:hAnsi="Times New Roman" w:cs="Times New Roman"/>
          <w:color w:val="0E101A"/>
          <w:sz w:val="24"/>
          <w:szCs w:val="24"/>
        </w:rPr>
        <w:t>hipotesis</w:t>
      </w:r>
      <w:proofErr w:type="spellEnd"/>
      <w:r>
        <w:rPr>
          <w:rFonts w:ascii="Times New Roman" w:eastAsia="Times New Roman" w:hAnsi="Times New Roman" w:cs="Times New Roman"/>
          <w:color w:val="0E101A"/>
          <w:sz w:val="24"/>
          <w:szCs w:val="24"/>
        </w:rPr>
        <w:t xml:space="preserve"> dan </w:t>
      </w:r>
      <w:proofErr w:type="spellStart"/>
      <w:r>
        <w:rPr>
          <w:rFonts w:ascii="Times New Roman" w:eastAsia="Times New Roman" w:hAnsi="Times New Roman" w:cs="Times New Roman"/>
          <w:color w:val="0E101A"/>
          <w:sz w:val="24"/>
          <w:szCs w:val="24"/>
        </w:rPr>
        <w:t>tujuan</w:t>
      </w:r>
      <w:proofErr w:type="spellEnd"/>
      <w:r>
        <w:rPr>
          <w:rFonts w:ascii="Times New Roman" w:eastAsia="Times New Roman" w:hAnsi="Times New Roman" w:cs="Times New Roman"/>
          <w:color w:val="0E101A"/>
          <w:sz w:val="24"/>
          <w:szCs w:val="24"/>
        </w:rPr>
        <w:t xml:space="preserve"> </w:t>
      </w:r>
      <w:proofErr w:type="spellStart"/>
      <w:r>
        <w:rPr>
          <w:rFonts w:ascii="Times New Roman" w:eastAsia="Times New Roman" w:hAnsi="Times New Roman" w:cs="Times New Roman"/>
          <w:color w:val="0E101A"/>
          <w:sz w:val="24"/>
          <w:szCs w:val="24"/>
        </w:rPr>
        <w:t>penelitian</w:t>
      </w:r>
      <w:proofErr w:type="spellEnd"/>
      <w:r>
        <w:rPr>
          <w:rFonts w:ascii="Times New Roman" w:eastAsia="Times New Roman" w:hAnsi="Times New Roman" w:cs="Times New Roman"/>
          <w:color w:val="0E101A"/>
          <w:sz w:val="24"/>
          <w:szCs w:val="24"/>
        </w:rPr>
        <w:t xml:space="preserve"> atau </w:t>
      </w:r>
      <w:proofErr w:type="spellStart"/>
      <w:r>
        <w:rPr>
          <w:rFonts w:ascii="Times New Roman" w:eastAsia="Times New Roman" w:hAnsi="Times New Roman" w:cs="Times New Roman"/>
          <w:color w:val="0E101A"/>
          <w:sz w:val="24"/>
          <w:szCs w:val="24"/>
        </w:rPr>
        <w:t>temuan</w:t>
      </w:r>
      <w:proofErr w:type="spellEnd"/>
      <w:r>
        <w:rPr>
          <w:rFonts w:ascii="Times New Roman" w:eastAsia="Times New Roman" w:hAnsi="Times New Roman" w:cs="Times New Roman"/>
          <w:color w:val="0E101A"/>
          <w:sz w:val="24"/>
          <w:szCs w:val="24"/>
        </w:rPr>
        <w:t xml:space="preserve">. </w:t>
      </w:r>
      <w:proofErr w:type="spellStart"/>
      <w:r>
        <w:rPr>
          <w:rFonts w:ascii="Times New Roman" w:eastAsia="Times New Roman" w:hAnsi="Times New Roman" w:cs="Times New Roman"/>
          <w:color w:val="0E101A"/>
          <w:sz w:val="24"/>
          <w:szCs w:val="24"/>
        </w:rPr>
        <w:t>Rangkuman</w:t>
      </w:r>
      <w:proofErr w:type="spellEnd"/>
      <w:r>
        <w:rPr>
          <w:rFonts w:ascii="Times New Roman" w:eastAsia="Times New Roman" w:hAnsi="Times New Roman" w:cs="Times New Roman"/>
          <w:color w:val="0E101A"/>
          <w:sz w:val="24"/>
          <w:szCs w:val="24"/>
        </w:rPr>
        <w:t xml:space="preserve"> </w:t>
      </w:r>
      <w:proofErr w:type="spellStart"/>
      <w:r>
        <w:rPr>
          <w:rFonts w:ascii="Times New Roman" w:eastAsia="Times New Roman" w:hAnsi="Times New Roman" w:cs="Times New Roman"/>
          <w:color w:val="0E101A"/>
          <w:sz w:val="24"/>
          <w:szCs w:val="24"/>
        </w:rPr>
        <w:t>penelitian</w:t>
      </w:r>
      <w:proofErr w:type="spellEnd"/>
      <w:r>
        <w:rPr>
          <w:rFonts w:ascii="Times New Roman" w:eastAsia="Times New Roman" w:hAnsi="Times New Roman" w:cs="Times New Roman"/>
          <w:color w:val="0E101A"/>
          <w:sz w:val="24"/>
          <w:szCs w:val="24"/>
        </w:rPr>
        <w:t xml:space="preserve"> dan </w:t>
      </w:r>
      <w:proofErr w:type="spellStart"/>
      <w:r>
        <w:rPr>
          <w:rFonts w:ascii="Times New Roman" w:eastAsia="Times New Roman" w:hAnsi="Times New Roman" w:cs="Times New Roman"/>
          <w:color w:val="0E101A"/>
          <w:sz w:val="24"/>
          <w:szCs w:val="24"/>
        </w:rPr>
        <w:t>pembahasan</w:t>
      </w:r>
      <w:proofErr w:type="spellEnd"/>
      <w:r>
        <w:rPr>
          <w:rFonts w:ascii="Times New Roman" w:eastAsia="Times New Roman" w:hAnsi="Times New Roman" w:cs="Times New Roman"/>
          <w:color w:val="0E101A"/>
          <w:sz w:val="24"/>
          <w:szCs w:val="24"/>
        </w:rPr>
        <w:t xml:space="preserve"> yang </w:t>
      </w:r>
      <w:proofErr w:type="spellStart"/>
      <w:r>
        <w:rPr>
          <w:rFonts w:ascii="Times New Roman" w:eastAsia="Times New Roman" w:hAnsi="Times New Roman" w:cs="Times New Roman"/>
          <w:color w:val="0E101A"/>
          <w:sz w:val="24"/>
          <w:szCs w:val="24"/>
        </w:rPr>
        <w:t>relevan</w:t>
      </w:r>
      <w:proofErr w:type="spellEnd"/>
      <w:r>
        <w:rPr>
          <w:rFonts w:ascii="Times New Roman" w:eastAsia="Times New Roman" w:hAnsi="Times New Roman" w:cs="Times New Roman"/>
          <w:color w:val="0E101A"/>
          <w:sz w:val="24"/>
          <w:szCs w:val="24"/>
        </w:rPr>
        <w:t xml:space="preserve"> dengan </w:t>
      </w:r>
      <w:proofErr w:type="spellStart"/>
      <w:r>
        <w:rPr>
          <w:rFonts w:ascii="Times New Roman" w:eastAsia="Times New Roman" w:hAnsi="Times New Roman" w:cs="Times New Roman"/>
          <w:color w:val="0E101A"/>
          <w:sz w:val="24"/>
          <w:szCs w:val="24"/>
        </w:rPr>
        <w:t>temuan</w:t>
      </w:r>
      <w:proofErr w:type="spellEnd"/>
      <w:r>
        <w:rPr>
          <w:rFonts w:ascii="Times New Roman" w:eastAsia="Times New Roman" w:hAnsi="Times New Roman" w:cs="Times New Roman"/>
          <w:color w:val="0E101A"/>
          <w:sz w:val="24"/>
          <w:szCs w:val="24"/>
        </w:rPr>
        <w:t xml:space="preserve">, </w:t>
      </w:r>
      <w:proofErr w:type="spellStart"/>
      <w:r>
        <w:rPr>
          <w:rFonts w:ascii="Times New Roman" w:eastAsia="Times New Roman" w:hAnsi="Times New Roman" w:cs="Times New Roman"/>
          <w:color w:val="0E101A"/>
          <w:sz w:val="24"/>
          <w:szCs w:val="24"/>
        </w:rPr>
        <w:t>disajikan</w:t>
      </w:r>
      <w:proofErr w:type="spellEnd"/>
      <w:r>
        <w:rPr>
          <w:rFonts w:ascii="Times New Roman" w:eastAsia="Times New Roman" w:hAnsi="Times New Roman" w:cs="Times New Roman"/>
          <w:color w:val="0E101A"/>
          <w:sz w:val="24"/>
          <w:szCs w:val="24"/>
        </w:rPr>
        <w:t xml:space="preserve"> secara </w:t>
      </w:r>
      <w:proofErr w:type="spellStart"/>
      <w:r>
        <w:rPr>
          <w:rFonts w:ascii="Times New Roman" w:eastAsia="Times New Roman" w:hAnsi="Times New Roman" w:cs="Times New Roman"/>
          <w:color w:val="0E101A"/>
          <w:sz w:val="24"/>
          <w:szCs w:val="24"/>
        </w:rPr>
        <w:t>deskriptif</w:t>
      </w:r>
      <w:proofErr w:type="spellEnd"/>
      <w:r>
        <w:rPr>
          <w:rFonts w:ascii="Times New Roman" w:eastAsia="Times New Roman" w:hAnsi="Times New Roman" w:cs="Times New Roman"/>
          <w:color w:val="0E101A"/>
          <w:sz w:val="24"/>
          <w:szCs w:val="24"/>
        </w:rPr>
        <w:t xml:space="preserve">, bukan </w:t>
      </w:r>
      <w:proofErr w:type="spellStart"/>
      <w:r>
        <w:rPr>
          <w:rFonts w:ascii="Times New Roman" w:eastAsia="Times New Roman" w:hAnsi="Times New Roman" w:cs="Times New Roman"/>
          <w:color w:val="0E101A"/>
          <w:sz w:val="24"/>
          <w:szCs w:val="24"/>
        </w:rPr>
        <w:t>numerik</w:t>
      </w:r>
      <w:proofErr w:type="spellEnd"/>
      <w:r>
        <w:rPr>
          <w:rFonts w:ascii="Times New Roman" w:eastAsia="Times New Roman" w:hAnsi="Times New Roman" w:cs="Times New Roman"/>
          <w:color w:val="0E101A"/>
          <w:sz w:val="24"/>
          <w:szCs w:val="24"/>
        </w:rPr>
        <w:t xml:space="preserve">. Saran </w:t>
      </w:r>
      <w:proofErr w:type="spellStart"/>
      <w:r>
        <w:rPr>
          <w:rFonts w:ascii="Times New Roman" w:eastAsia="Times New Roman" w:hAnsi="Times New Roman" w:cs="Times New Roman"/>
          <w:color w:val="0E101A"/>
          <w:sz w:val="24"/>
          <w:szCs w:val="24"/>
        </w:rPr>
        <w:t>memberikan</w:t>
      </w:r>
      <w:proofErr w:type="spellEnd"/>
      <w:r>
        <w:rPr>
          <w:rFonts w:ascii="Times New Roman" w:eastAsia="Times New Roman" w:hAnsi="Times New Roman" w:cs="Times New Roman"/>
          <w:color w:val="0E101A"/>
          <w:sz w:val="24"/>
          <w:szCs w:val="24"/>
        </w:rPr>
        <w:t xml:space="preserve"> </w:t>
      </w:r>
      <w:proofErr w:type="spellStart"/>
      <w:r>
        <w:rPr>
          <w:rFonts w:ascii="Times New Roman" w:eastAsia="Times New Roman" w:hAnsi="Times New Roman" w:cs="Times New Roman"/>
          <w:color w:val="0E101A"/>
          <w:sz w:val="24"/>
          <w:szCs w:val="24"/>
        </w:rPr>
        <w:t>hal-hal</w:t>
      </w:r>
      <w:proofErr w:type="spellEnd"/>
      <w:r>
        <w:rPr>
          <w:rFonts w:ascii="Times New Roman" w:eastAsia="Times New Roman" w:hAnsi="Times New Roman" w:cs="Times New Roman"/>
          <w:color w:val="0E101A"/>
          <w:sz w:val="24"/>
          <w:szCs w:val="24"/>
        </w:rPr>
        <w:t xml:space="preserve"> yang </w:t>
      </w:r>
      <w:proofErr w:type="spellStart"/>
      <w:r>
        <w:rPr>
          <w:rFonts w:ascii="Times New Roman" w:eastAsia="Times New Roman" w:hAnsi="Times New Roman" w:cs="Times New Roman"/>
          <w:color w:val="0E101A"/>
          <w:sz w:val="24"/>
          <w:szCs w:val="24"/>
        </w:rPr>
        <w:t>diharapkan</w:t>
      </w:r>
      <w:proofErr w:type="spellEnd"/>
      <w:r>
        <w:rPr>
          <w:rFonts w:ascii="Times New Roman" w:eastAsia="Times New Roman" w:hAnsi="Times New Roman" w:cs="Times New Roman"/>
          <w:color w:val="0E101A"/>
          <w:sz w:val="24"/>
          <w:szCs w:val="24"/>
        </w:rPr>
        <w:t xml:space="preserve"> untuk </w:t>
      </w:r>
      <w:proofErr w:type="spellStart"/>
      <w:r>
        <w:rPr>
          <w:rFonts w:ascii="Times New Roman" w:eastAsia="Times New Roman" w:hAnsi="Times New Roman" w:cs="Times New Roman"/>
          <w:color w:val="0E101A"/>
          <w:sz w:val="24"/>
          <w:szCs w:val="24"/>
        </w:rPr>
        <w:t>dilakukan</w:t>
      </w:r>
      <w:proofErr w:type="spellEnd"/>
      <w:r>
        <w:rPr>
          <w:rFonts w:ascii="Times New Roman" w:eastAsia="Times New Roman" w:hAnsi="Times New Roman" w:cs="Times New Roman"/>
          <w:color w:val="0E101A"/>
          <w:sz w:val="24"/>
          <w:szCs w:val="24"/>
        </w:rPr>
        <w:t xml:space="preserve"> terkait dengan ide-ide lebih lanjut yang </w:t>
      </w:r>
      <w:proofErr w:type="spellStart"/>
      <w:r>
        <w:rPr>
          <w:rFonts w:ascii="Times New Roman" w:eastAsia="Times New Roman" w:hAnsi="Times New Roman" w:cs="Times New Roman"/>
          <w:color w:val="0E101A"/>
          <w:sz w:val="24"/>
          <w:szCs w:val="24"/>
        </w:rPr>
        <w:t>telah</w:t>
      </w:r>
      <w:proofErr w:type="spellEnd"/>
      <w:r>
        <w:rPr>
          <w:rFonts w:ascii="Times New Roman" w:eastAsia="Times New Roman" w:hAnsi="Times New Roman" w:cs="Times New Roman"/>
          <w:color w:val="0E101A"/>
          <w:sz w:val="24"/>
          <w:szCs w:val="24"/>
        </w:rPr>
        <w:t xml:space="preserve"> </w:t>
      </w:r>
      <w:proofErr w:type="spellStart"/>
      <w:r>
        <w:rPr>
          <w:rFonts w:ascii="Times New Roman" w:eastAsia="Times New Roman" w:hAnsi="Times New Roman" w:cs="Times New Roman"/>
          <w:color w:val="0E101A"/>
          <w:sz w:val="24"/>
          <w:szCs w:val="24"/>
        </w:rPr>
        <w:t>diajukan</w:t>
      </w:r>
      <w:proofErr w:type="spellEnd"/>
      <w:r>
        <w:rPr>
          <w:rFonts w:ascii="Times New Roman" w:eastAsia="Times New Roman" w:hAnsi="Times New Roman" w:cs="Times New Roman"/>
          <w:color w:val="0E101A"/>
          <w:sz w:val="24"/>
          <w:szCs w:val="24"/>
        </w:rPr>
        <w:t xml:space="preserve"> </w:t>
      </w:r>
      <w:proofErr w:type="spellStart"/>
      <w:r>
        <w:rPr>
          <w:rFonts w:ascii="Times New Roman" w:eastAsia="Times New Roman" w:hAnsi="Times New Roman" w:cs="Times New Roman"/>
          <w:color w:val="0E101A"/>
          <w:sz w:val="24"/>
          <w:szCs w:val="24"/>
        </w:rPr>
        <w:t>penelitian</w:t>
      </w:r>
      <w:proofErr w:type="spellEnd"/>
      <w:r>
        <w:rPr>
          <w:rFonts w:ascii="Times New Roman" w:eastAsia="Times New Roman" w:hAnsi="Times New Roman" w:cs="Times New Roman"/>
          <w:color w:val="0E101A"/>
          <w:sz w:val="24"/>
          <w:szCs w:val="24"/>
        </w:rPr>
        <w:t>.</w:t>
      </w:r>
    </w:p>
    <w:p w14:paraId="4DC37B64" w14:textId="77777777" w:rsidR="00E60C0A" w:rsidRDefault="008C22CD">
      <w:pPr>
        <w:spacing w:after="0" w:line="240" w:lineRule="auto"/>
        <w:rPr>
          <w:rFonts w:ascii="Times New Roman" w:eastAsia="Times New Roman" w:hAnsi="Times New Roman" w:cs="Times New Roman"/>
          <w:color w:val="0E101A"/>
          <w:sz w:val="24"/>
          <w:szCs w:val="24"/>
        </w:rPr>
      </w:pPr>
      <w:r>
        <w:rPr>
          <w:rFonts w:ascii="Times New Roman" w:eastAsia="Times New Roman" w:hAnsi="Times New Roman" w:cs="Times New Roman"/>
          <w:b/>
          <w:color w:val="0E101A"/>
          <w:sz w:val="24"/>
          <w:szCs w:val="24"/>
        </w:rPr>
        <w:t> </w:t>
      </w:r>
    </w:p>
    <w:p w14:paraId="5F618DDB" w14:textId="77777777" w:rsidR="00E60C0A" w:rsidRDefault="008C22CD">
      <w:pPr>
        <w:spacing w:after="0" w:line="240" w:lineRule="auto"/>
        <w:ind w:left="720" w:hanging="720"/>
        <w:jc w:val="both"/>
        <w:rPr>
          <w:rFonts w:ascii="Times New Roman" w:eastAsia="Times New Roman" w:hAnsi="Times New Roman" w:cs="Times New Roman"/>
          <w:b/>
          <w:sz w:val="24"/>
          <w:szCs w:val="24"/>
        </w:rPr>
      </w:pPr>
      <w:bookmarkStart w:id="6" w:name="bookmark=id.a6vzxg5ihdc2" w:colFirst="0" w:colLast="0"/>
      <w:bookmarkStart w:id="7" w:name="bookmark=id.artfqgi1p6fl" w:colFirst="0" w:colLast="0"/>
      <w:bookmarkStart w:id="8" w:name="bookmark=id.dixyzv4oarc" w:colFirst="0" w:colLast="0"/>
      <w:bookmarkEnd w:id="6"/>
      <w:bookmarkEnd w:id="7"/>
      <w:bookmarkEnd w:id="8"/>
      <w:r>
        <w:rPr>
          <w:rFonts w:ascii="Times New Roman" w:eastAsia="Times New Roman" w:hAnsi="Times New Roman" w:cs="Times New Roman"/>
          <w:b/>
          <w:sz w:val="24"/>
          <w:szCs w:val="24"/>
        </w:rPr>
        <w:t>DAFTAR PUSTAKA</w:t>
      </w:r>
    </w:p>
    <w:p w14:paraId="3C8C054B"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Pr>
          <w:rFonts w:ascii="Times New Roman" w:eastAsia="Times New Roman" w:hAnsi="Times New Roman" w:cs="Times New Roman"/>
          <w:color w:val="0E101A"/>
          <w:sz w:val="24"/>
          <w:szCs w:val="24"/>
        </w:rPr>
        <w:fldChar w:fldCharType="begin" w:fldLock="1"/>
      </w:r>
      <w:r>
        <w:rPr>
          <w:rFonts w:ascii="Times New Roman" w:eastAsia="Times New Roman" w:hAnsi="Times New Roman" w:cs="Times New Roman"/>
          <w:color w:val="0E101A"/>
          <w:sz w:val="24"/>
          <w:szCs w:val="24"/>
        </w:rPr>
        <w:instrText xml:space="preserve">ADDIN Mendeley Bibliography CSL_BIBLIOGRAPHY </w:instrText>
      </w:r>
      <w:r>
        <w:rPr>
          <w:rFonts w:ascii="Times New Roman" w:eastAsia="Times New Roman" w:hAnsi="Times New Roman" w:cs="Times New Roman"/>
          <w:color w:val="0E101A"/>
          <w:sz w:val="24"/>
          <w:szCs w:val="24"/>
        </w:rPr>
        <w:fldChar w:fldCharType="separate"/>
      </w:r>
      <w:r w:rsidRPr="00C11BE0">
        <w:rPr>
          <w:rFonts w:ascii="Times New Roman" w:hAnsi="Times New Roman" w:cs="Times New Roman"/>
          <w:noProof/>
          <w:sz w:val="24"/>
          <w:szCs w:val="24"/>
        </w:rPr>
        <w:t xml:space="preserve">Al Ma’ruf, M. K., Rahman, A. Z., Adiningtyas, R., Ananda, A., &amp; Fauzi, I. (2024). Optimalisasi Peran Pemerintah Desa Dalam Mewujudkan Pembangunan Berdasarkan Konsep Good Governance. </w:t>
      </w:r>
      <w:r w:rsidRPr="00C11BE0">
        <w:rPr>
          <w:rFonts w:ascii="Times New Roman" w:hAnsi="Times New Roman" w:cs="Times New Roman"/>
          <w:i/>
          <w:iCs/>
          <w:noProof/>
          <w:sz w:val="24"/>
          <w:szCs w:val="24"/>
        </w:rPr>
        <w:t>Sosio Yustisia: Jurnal Hukum Dan Perubahan Sosial</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4</w:t>
      </w:r>
      <w:r w:rsidRPr="00C11BE0">
        <w:rPr>
          <w:rFonts w:ascii="Times New Roman" w:hAnsi="Times New Roman" w:cs="Times New Roman"/>
          <w:noProof/>
          <w:sz w:val="24"/>
          <w:szCs w:val="24"/>
        </w:rPr>
        <w:t xml:space="preserve">(2), 159–179. </w:t>
      </w:r>
      <w:r w:rsidRPr="00C11BE0">
        <w:rPr>
          <w:rFonts w:ascii="Times New Roman" w:hAnsi="Times New Roman" w:cs="Times New Roman"/>
          <w:noProof/>
          <w:color w:val="0070C0"/>
          <w:sz w:val="24"/>
          <w:szCs w:val="24"/>
          <w:u w:val="single"/>
        </w:rPr>
        <w:t>Https://Doi.Org/10.15642/Sosyus.V4i2.613</w:t>
      </w:r>
    </w:p>
    <w:p w14:paraId="62B3D5F3"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Budiana, D. A., Said, D., &amp; -, N. (2020). The Effect Of Village Device Competencies And Internal Control System On Accountability Of Village Management. </w:t>
      </w:r>
      <w:r w:rsidRPr="00C11BE0">
        <w:rPr>
          <w:rFonts w:ascii="Times New Roman" w:hAnsi="Times New Roman" w:cs="Times New Roman"/>
          <w:i/>
          <w:iCs/>
          <w:noProof/>
          <w:sz w:val="24"/>
          <w:szCs w:val="24"/>
        </w:rPr>
        <w:t>Scientific Research Journal</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Vii</w:t>
      </w:r>
      <w:r w:rsidRPr="00C11BE0">
        <w:rPr>
          <w:rFonts w:ascii="Times New Roman" w:hAnsi="Times New Roman" w:cs="Times New Roman"/>
          <w:noProof/>
          <w:sz w:val="24"/>
          <w:szCs w:val="24"/>
        </w:rPr>
        <w:t xml:space="preserve">(I). </w:t>
      </w:r>
      <w:r w:rsidRPr="00C11BE0">
        <w:rPr>
          <w:rFonts w:ascii="Times New Roman" w:hAnsi="Times New Roman" w:cs="Times New Roman"/>
          <w:noProof/>
          <w:color w:val="0070C0"/>
          <w:sz w:val="24"/>
          <w:szCs w:val="24"/>
          <w:u w:val="single"/>
        </w:rPr>
        <w:t>Https://Doi.Org/10.31364/Scirj/V7.I1.2019.P0119599</w:t>
      </w:r>
    </w:p>
    <w:p w14:paraId="2823C4F6"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Creswell, J. W. (2022). </w:t>
      </w:r>
      <w:r w:rsidRPr="00C11BE0">
        <w:rPr>
          <w:rFonts w:ascii="Times New Roman" w:hAnsi="Times New Roman" w:cs="Times New Roman"/>
          <w:i/>
          <w:iCs/>
          <w:noProof/>
          <w:sz w:val="24"/>
          <w:szCs w:val="24"/>
        </w:rPr>
        <w:t>Research Design: Qualitative, Quantitative, And Mixed Methods Approaches</w:t>
      </w:r>
      <w:r w:rsidRPr="00C11BE0">
        <w:rPr>
          <w:rFonts w:ascii="Times New Roman" w:hAnsi="Times New Roman" w:cs="Times New Roman"/>
          <w:noProof/>
          <w:sz w:val="24"/>
          <w:szCs w:val="24"/>
        </w:rPr>
        <w:t xml:space="preserve">. Sage Publications. </w:t>
      </w:r>
      <w:r w:rsidRPr="00C11BE0">
        <w:rPr>
          <w:rFonts w:ascii="Times New Roman" w:hAnsi="Times New Roman" w:cs="Times New Roman"/>
          <w:noProof/>
          <w:color w:val="0070C0"/>
          <w:sz w:val="24"/>
          <w:szCs w:val="24"/>
          <w:u w:val="single"/>
        </w:rPr>
        <w:t>Https://Books.Google.Co.Id/Books?Id=Pr2veaaaqbaj</w:t>
      </w:r>
    </w:p>
    <w:p w14:paraId="7F47EA9A"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Dinas Pmd Sukoharjo. (2025, August 21). </w:t>
      </w:r>
      <w:r w:rsidRPr="00C11BE0">
        <w:rPr>
          <w:rFonts w:ascii="Times New Roman" w:hAnsi="Times New Roman" w:cs="Times New Roman"/>
          <w:i/>
          <w:iCs/>
          <w:noProof/>
          <w:sz w:val="24"/>
          <w:szCs w:val="24"/>
        </w:rPr>
        <w:t>Dinas Pmd Sukoharjo Gelar Pelatihan Pengelolaan Keuangan Desa, Tekankan Transparansi – Portal Kabupaten Sukoharjo</w:t>
      </w:r>
      <w:r w:rsidRPr="00C11BE0">
        <w:rPr>
          <w:rFonts w:ascii="Times New Roman" w:hAnsi="Times New Roman" w:cs="Times New Roman"/>
          <w:noProof/>
          <w:sz w:val="24"/>
          <w:szCs w:val="24"/>
        </w:rPr>
        <w:t>. Https://Portal.Sukoharjokab.Go.Id/2025/08/21/Dinas-Pmd-Sukoharjo-Gelar-Pelatihan-Pengelolaan-Keuangan-Desa-Tekankan-Tran</w:t>
      </w:r>
      <w:r>
        <w:rPr>
          <w:rFonts w:ascii="Times New Roman" w:hAnsi="Times New Roman" w:cs="Times New Roman"/>
          <w:noProof/>
          <w:sz w:val="24"/>
          <w:szCs w:val="24"/>
        </w:rPr>
        <w:t>sparansi/</w:t>
      </w:r>
    </w:p>
    <w:p w14:paraId="050022F7"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Dwiyanto, A. (2021). </w:t>
      </w:r>
      <w:r w:rsidRPr="00C11BE0">
        <w:rPr>
          <w:rFonts w:ascii="Times New Roman" w:hAnsi="Times New Roman" w:cs="Times New Roman"/>
          <w:i/>
          <w:iCs/>
          <w:noProof/>
          <w:sz w:val="24"/>
          <w:szCs w:val="24"/>
        </w:rPr>
        <w:t>Reformasi Birokrasi Publik Di Indonesia</w:t>
      </w:r>
      <w:r w:rsidRPr="00C11BE0">
        <w:rPr>
          <w:rFonts w:ascii="Times New Roman" w:hAnsi="Times New Roman" w:cs="Times New Roman"/>
          <w:noProof/>
          <w:sz w:val="24"/>
          <w:szCs w:val="24"/>
        </w:rPr>
        <w:t xml:space="preserve">. Ugm Press. </w:t>
      </w:r>
      <w:r w:rsidRPr="00C11BE0">
        <w:rPr>
          <w:rFonts w:ascii="Times New Roman" w:hAnsi="Times New Roman" w:cs="Times New Roman"/>
          <w:noProof/>
          <w:color w:val="0070C0"/>
          <w:sz w:val="24"/>
          <w:szCs w:val="24"/>
          <w:u w:val="single"/>
        </w:rPr>
        <w:t>Https://Books.Google.Co.Id/Books?Id=Vtmxeaaaqbaj</w:t>
      </w:r>
    </w:p>
    <w:p w14:paraId="714A0B82"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Fikri, Z., Ramadhona, R., &amp; Marleni, M. (2023). Analisis Penerapan Pengelolaan Keuangan Desa Berdasarkan Permendagri Nomor 113 Tahun 2014 Studi Kasus Pada Desa Pugul Kecamatan Riau Silip Kabupaten Bangka. </w:t>
      </w:r>
      <w:r w:rsidRPr="00C11BE0">
        <w:rPr>
          <w:rFonts w:ascii="Times New Roman" w:hAnsi="Times New Roman" w:cs="Times New Roman"/>
          <w:i/>
          <w:iCs/>
          <w:noProof/>
          <w:sz w:val="24"/>
          <w:szCs w:val="24"/>
        </w:rPr>
        <w:t>Jurnal Publisitas</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9</w:t>
      </w:r>
      <w:r w:rsidRPr="00C11BE0">
        <w:rPr>
          <w:rFonts w:ascii="Times New Roman" w:hAnsi="Times New Roman" w:cs="Times New Roman"/>
          <w:noProof/>
          <w:sz w:val="24"/>
          <w:szCs w:val="24"/>
        </w:rPr>
        <w:t>(2), 156–164. Https://Doi.Org/10.37858/Publisitas.V9i2.315</w:t>
      </w:r>
    </w:p>
    <w:p w14:paraId="40A879C1"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Hermawan, I. A. (2025). Implementasi Undang-Undang Desa Pasca Revisi: Tantangan Dan Prospek. </w:t>
      </w:r>
      <w:r w:rsidRPr="00C11BE0">
        <w:rPr>
          <w:rFonts w:ascii="Times New Roman" w:hAnsi="Times New Roman" w:cs="Times New Roman"/>
          <w:i/>
          <w:iCs/>
          <w:noProof/>
          <w:sz w:val="24"/>
          <w:szCs w:val="24"/>
        </w:rPr>
        <w:t>Jurnal Riset Rumpun Ilmu Sosial, Politik Dan Humaniora</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4</w:t>
      </w:r>
      <w:r w:rsidRPr="00C11BE0">
        <w:rPr>
          <w:rFonts w:ascii="Times New Roman" w:hAnsi="Times New Roman" w:cs="Times New Roman"/>
          <w:noProof/>
          <w:sz w:val="24"/>
          <w:szCs w:val="24"/>
        </w:rPr>
        <w:t>(3), 384–395. Https://Doi.Org/10.55606/Jurrish.V4i3.5850</w:t>
      </w:r>
    </w:p>
    <w:p w14:paraId="1A53C0F3"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Ishardiyanti, A., &amp; Fahrul, M. (2025). </w:t>
      </w:r>
      <w:r w:rsidRPr="00C11BE0">
        <w:rPr>
          <w:rFonts w:ascii="Times New Roman" w:hAnsi="Times New Roman" w:cs="Times New Roman"/>
          <w:i/>
          <w:iCs/>
          <w:noProof/>
          <w:sz w:val="24"/>
          <w:szCs w:val="24"/>
        </w:rPr>
        <w:t>Akuntabilitas Pengelolaan Dana Desa : Analisis Pengaruh Kompetensi Aparatur , Partisipasi Masyarakat Dan Teknologi Informasi</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3</w:t>
      </w:r>
      <w:r w:rsidRPr="00C11BE0">
        <w:rPr>
          <w:rFonts w:ascii="Times New Roman" w:hAnsi="Times New Roman" w:cs="Times New Roman"/>
          <w:noProof/>
          <w:sz w:val="24"/>
          <w:szCs w:val="24"/>
        </w:rPr>
        <w:t>(3), 844–857.</w:t>
      </w:r>
    </w:p>
    <w:p w14:paraId="1A1DE9F8"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color w:val="0070C0"/>
          <w:sz w:val="24"/>
          <w:szCs w:val="24"/>
          <w:u w:val="single"/>
        </w:rPr>
      </w:pPr>
      <w:r w:rsidRPr="00C11BE0">
        <w:rPr>
          <w:rFonts w:ascii="Times New Roman" w:hAnsi="Times New Roman" w:cs="Times New Roman"/>
          <w:noProof/>
          <w:sz w:val="24"/>
          <w:szCs w:val="24"/>
        </w:rPr>
        <w:t xml:space="preserve">Julianto, I. P., &amp; Dewi, G. A. K. R. S. (2024). Pengaruh Partisipasi Masyarakat, Penggunaan Sistem Keuangan Desa, Kompetensi Pendamping Desa Serta Komitmen Pemerintah Daerah Terhadap Keberhasilan Pengelolaan Dana Desa. </w:t>
      </w:r>
      <w:r w:rsidRPr="00C11BE0">
        <w:rPr>
          <w:rFonts w:ascii="Times New Roman" w:hAnsi="Times New Roman" w:cs="Times New Roman"/>
          <w:i/>
          <w:iCs/>
          <w:noProof/>
          <w:sz w:val="24"/>
          <w:szCs w:val="24"/>
        </w:rPr>
        <w:t>Jurnal Ilmiah Akuntansi</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4</w:t>
      </w:r>
      <w:r w:rsidRPr="00C11BE0">
        <w:rPr>
          <w:rFonts w:ascii="Times New Roman" w:hAnsi="Times New Roman" w:cs="Times New Roman"/>
          <w:noProof/>
          <w:sz w:val="24"/>
          <w:szCs w:val="24"/>
        </w:rPr>
        <w:t xml:space="preserve">(1). </w:t>
      </w:r>
      <w:r w:rsidRPr="00C11BE0">
        <w:rPr>
          <w:rFonts w:ascii="Times New Roman" w:hAnsi="Times New Roman" w:cs="Times New Roman"/>
          <w:noProof/>
          <w:color w:val="0070C0"/>
          <w:sz w:val="24"/>
          <w:szCs w:val="24"/>
          <w:u w:val="single"/>
        </w:rPr>
        <w:t>Https://Doi.Org/10.23887/Jia.V4i1.17242</w:t>
      </w:r>
    </w:p>
    <w:p w14:paraId="08A591B5"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lastRenderedPageBreak/>
        <w:t xml:space="preserve">Kementerian Keuangan Ri. (2024, December 30). </w:t>
      </w:r>
      <w:r w:rsidRPr="00C11BE0">
        <w:rPr>
          <w:rFonts w:ascii="Times New Roman" w:hAnsi="Times New Roman" w:cs="Times New Roman"/>
          <w:i/>
          <w:iCs/>
          <w:noProof/>
          <w:sz w:val="24"/>
          <w:szCs w:val="24"/>
        </w:rPr>
        <w:t>Transparansi Dan Akuntabilitas Pengelolaan Dana Transfer Ke Daerah</w:t>
      </w:r>
      <w:r w:rsidRPr="00C11BE0">
        <w:rPr>
          <w:rFonts w:ascii="Times New Roman" w:hAnsi="Times New Roman" w:cs="Times New Roman"/>
          <w:noProof/>
          <w:sz w:val="24"/>
          <w:szCs w:val="24"/>
        </w:rPr>
        <w:t xml:space="preserve">. </w:t>
      </w:r>
      <w:r w:rsidRPr="00C11BE0">
        <w:rPr>
          <w:rFonts w:ascii="Times New Roman" w:hAnsi="Times New Roman" w:cs="Times New Roman"/>
          <w:noProof/>
          <w:color w:val="0070C0"/>
          <w:sz w:val="24"/>
          <w:szCs w:val="24"/>
          <w:u w:val="single"/>
        </w:rPr>
        <w:t>Https://Djpb.Kemenkeu.Go.Id/Kppn/Watampone/Id/Profil/309-Artikel/3799-Transparansi-Dan-Akuntabilitas-Pengelolaan-Dana-Transfer-Ke-Daerah.Html</w:t>
      </w:r>
    </w:p>
    <w:p w14:paraId="52D39296"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Kurniawati, S. B., Abdullah, S., Widyaswati, R., &amp; Maryanti, I. E. (2024). Good Governance Of Village Fund To Achieve The Village Sustainable Development Goals (Sdgs)-Systematic Review. </w:t>
      </w:r>
      <w:r w:rsidRPr="00C11BE0">
        <w:rPr>
          <w:rFonts w:ascii="Times New Roman" w:hAnsi="Times New Roman" w:cs="Times New Roman"/>
          <w:i/>
          <w:iCs/>
          <w:noProof/>
          <w:sz w:val="24"/>
          <w:szCs w:val="24"/>
        </w:rPr>
        <w:t>Indonesian Interdisciplinary Journal Of Sharia Economics (Iijse)</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7</w:t>
      </w:r>
      <w:r w:rsidRPr="00C11BE0">
        <w:rPr>
          <w:rFonts w:ascii="Times New Roman" w:hAnsi="Times New Roman" w:cs="Times New Roman"/>
          <w:noProof/>
          <w:sz w:val="24"/>
          <w:szCs w:val="24"/>
        </w:rPr>
        <w:t>(3), 5181–5203.</w:t>
      </w:r>
    </w:p>
    <w:p w14:paraId="19AB696C"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Mahmudi. (2021). </w:t>
      </w:r>
      <w:r w:rsidRPr="00C11BE0">
        <w:rPr>
          <w:rFonts w:ascii="Times New Roman" w:hAnsi="Times New Roman" w:cs="Times New Roman"/>
          <w:i/>
          <w:iCs/>
          <w:noProof/>
          <w:sz w:val="24"/>
          <w:szCs w:val="24"/>
        </w:rPr>
        <w:t>Akuntansi Sektor Publik</w:t>
      </w:r>
      <w:r w:rsidRPr="00C11BE0">
        <w:rPr>
          <w:rFonts w:ascii="Times New Roman" w:hAnsi="Times New Roman" w:cs="Times New Roman"/>
          <w:noProof/>
          <w:sz w:val="24"/>
          <w:szCs w:val="24"/>
        </w:rPr>
        <w:t xml:space="preserve"> (Revisi). Uii Press.</w:t>
      </w:r>
    </w:p>
    <w:p w14:paraId="5FF82169"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color w:val="0070C0"/>
          <w:sz w:val="24"/>
          <w:szCs w:val="24"/>
          <w:u w:val="single"/>
        </w:rPr>
      </w:pPr>
      <w:r w:rsidRPr="00C11BE0">
        <w:rPr>
          <w:rFonts w:ascii="Times New Roman" w:hAnsi="Times New Roman" w:cs="Times New Roman"/>
          <w:noProof/>
          <w:sz w:val="24"/>
          <w:szCs w:val="24"/>
        </w:rPr>
        <w:t xml:space="preserve">Mardiasmo. (2021). </w:t>
      </w:r>
      <w:r w:rsidRPr="00C11BE0">
        <w:rPr>
          <w:rFonts w:ascii="Times New Roman" w:hAnsi="Times New Roman" w:cs="Times New Roman"/>
          <w:i/>
          <w:iCs/>
          <w:noProof/>
          <w:sz w:val="24"/>
          <w:szCs w:val="24"/>
        </w:rPr>
        <w:t>Otonomi &amp; Manajemen Keuangan Daerah: Edisi Terbaru</w:t>
      </w:r>
      <w:r w:rsidRPr="00C11BE0">
        <w:rPr>
          <w:rFonts w:ascii="Times New Roman" w:hAnsi="Times New Roman" w:cs="Times New Roman"/>
          <w:noProof/>
          <w:sz w:val="24"/>
          <w:szCs w:val="24"/>
        </w:rPr>
        <w:t xml:space="preserve">. Andi Offset. </w:t>
      </w:r>
      <w:r w:rsidRPr="00C11BE0">
        <w:rPr>
          <w:rFonts w:ascii="Times New Roman" w:hAnsi="Times New Roman" w:cs="Times New Roman"/>
          <w:noProof/>
          <w:color w:val="0070C0"/>
          <w:sz w:val="24"/>
          <w:szCs w:val="24"/>
          <w:u w:val="single"/>
        </w:rPr>
        <w:t>Https://Books.Google.Co.Id/Books?Id=6_Bbeaaaqbaj</w:t>
      </w:r>
    </w:p>
    <w:p w14:paraId="4D26966E"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Moleong, L. J. (2022). </w:t>
      </w:r>
      <w:r w:rsidRPr="00C11BE0">
        <w:rPr>
          <w:rFonts w:ascii="Times New Roman" w:hAnsi="Times New Roman" w:cs="Times New Roman"/>
          <w:i/>
          <w:iCs/>
          <w:noProof/>
          <w:sz w:val="24"/>
          <w:szCs w:val="24"/>
        </w:rPr>
        <w:t>Metodologi Penelitian Kualitatif</w:t>
      </w:r>
      <w:r w:rsidRPr="00C11BE0">
        <w:rPr>
          <w:rFonts w:ascii="Times New Roman" w:hAnsi="Times New Roman" w:cs="Times New Roman"/>
          <w:noProof/>
          <w:sz w:val="24"/>
          <w:szCs w:val="24"/>
        </w:rPr>
        <w:t xml:space="preserve"> (Revisi). Remaja Rosdakarya.</w:t>
      </w:r>
    </w:p>
    <w:p w14:paraId="5C65D945"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color w:val="0070C0"/>
          <w:sz w:val="24"/>
          <w:szCs w:val="24"/>
          <w:u w:val="single"/>
        </w:rPr>
      </w:pPr>
      <w:r w:rsidRPr="00C11BE0">
        <w:rPr>
          <w:rFonts w:ascii="Times New Roman" w:hAnsi="Times New Roman" w:cs="Times New Roman"/>
          <w:noProof/>
          <w:sz w:val="24"/>
          <w:szCs w:val="24"/>
        </w:rPr>
        <w:t xml:space="preserve">Ningrum, Amin, M., &amp; Sari, A. F. K. (2023). </w:t>
      </w:r>
      <w:r w:rsidRPr="00C11BE0">
        <w:rPr>
          <w:rFonts w:ascii="Times New Roman" w:hAnsi="Times New Roman" w:cs="Times New Roman"/>
          <w:i/>
          <w:iCs/>
          <w:noProof/>
          <w:sz w:val="24"/>
          <w:szCs w:val="24"/>
        </w:rPr>
        <w:t>Efektivitas Penggunaan Aplikasi Sistem Keuangan Desa (Siskeudes) Sebagai Bentuk Transparansi Dan Akuntabilitas Keuangan Desa Ngoro Kecamatan Ngoro Kabupaten Jombang</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12</w:t>
      </w:r>
      <w:r w:rsidRPr="00C11BE0">
        <w:rPr>
          <w:rFonts w:ascii="Times New Roman" w:hAnsi="Times New Roman" w:cs="Times New Roman"/>
          <w:noProof/>
          <w:sz w:val="24"/>
          <w:szCs w:val="24"/>
        </w:rPr>
        <w:t xml:space="preserve">(01), 1–23. </w:t>
      </w:r>
      <w:r w:rsidRPr="00C11BE0">
        <w:rPr>
          <w:rFonts w:ascii="Times New Roman" w:hAnsi="Times New Roman" w:cs="Times New Roman"/>
          <w:noProof/>
          <w:color w:val="0070C0"/>
          <w:sz w:val="24"/>
          <w:szCs w:val="24"/>
          <w:u w:val="single"/>
        </w:rPr>
        <w:t>Http://Jim.Unisma.Ac.Id/Index.Php/Jra/Article/View/19922</w:t>
      </w:r>
    </w:p>
    <w:p w14:paraId="4A4D07B4" w14:textId="77777777" w:rsidR="00C11BE0" w:rsidRPr="00C11BE0" w:rsidRDefault="00C11BE0" w:rsidP="00C11BE0">
      <w:pPr>
        <w:widowControl w:val="0"/>
        <w:autoSpaceDE w:val="0"/>
        <w:autoSpaceDN w:val="0"/>
        <w:adjustRightInd w:val="0"/>
        <w:spacing w:line="240" w:lineRule="auto"/>
        <w:ind w:left="480" w:hanging="480"/>
        <w:jc w:val="both"/>
        <w:rPr>
          <w:rFonts w:ascii="Times New Roman" w:hAnsi="Times New Roman" w:cs="Times New Roman"/>
          <w:noProof/>
          <w:sz w:val="24"/>
          <w:szCs w:val="24"/>
        </w:rPr>
      </w:pPr>
      <w:r w:rsidRPr="00C11BE0">
        <w:rPr>
          <w:rFonts w:ascii="Times New Roman" w:hAnsi="Times New Roman" w:cs="Times New Roman"/>
          <w:noProof/>
          <w:sz w:val="24"/>
          <w:szCs w:val="24"/>
        </w:rPr>
        <w:t xml:space="preserve">Pahlawan, E. W., Wijayanti, A., &amp; Suhendro, S. (2020). Pengaruh Kompetensi Aparatur Desa, Sistem Pengendalian Internal, Pemanfaatan Teknologi Informasi Dan Partisipasi Masyarakat Terhadap Akuntabilitas Pengelolaan Dana Desa. </w:t>
      </w:r>
      <w:r w:rsidRPr="00C11BE0">
        <w:rPr>
          <w:rFonts w:ascii="Times New Roman" w:hAnsi="Times New Roman" w:cs="Times New Roman"/>
          <w:i/>
          <w:iCs/>
          <w:noProof/>
          <w:sz w:val="24"/>
          <w:szCs w:val="24"/>
        </w:rPr>
        <w:t>Indonesia Accounting Journal</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2</w:t>
      </w:r>
      <w:r w:rsidRPr="00C11BE0">
        <w:rPr>
          <w:rFonts w:ascii="Times New Roman" w:hAnsi="Times New Roman" w:cs="Times New Roman"/>
          <w:noProof/>
          <w:sz w:val="24"/>
          <w:szCs w:val="24"/>
        </w:rPr>
        <w:t>(2), 162. Https://Doi.Org/10.32400/Iaj.29261</w:t>
      </w:r>
    </w:p>
    <w:p w14:paraId="082D63DA" w14:textId="77777777" w:rsidR="00E60C0A" w:rsidRDefault="00C11BE0" w:rsidP="00C11BE0">
      <w:pPr>
        <w:widowControl w:val="0"/>
        <w:autoSpaceDE w:val="0"/>
        <w:autoSpaceDN w:val="0"/>
        <w:adjustRightInd w:val="0"/>
        <w:spacing w:line="240" w:lineRule="auto"/>
        <w:ind w:left="480" w:hanging="480"/>
        <w:jc w:val="both"/>
      </w:pPr>
      <w:r w:rsidRPr="00C11BE0">
        <w:rPr>
          <w:rFonts w:ascii="Times New Roman" w:hAnsi="Times New Roman" w:cs="Times New Roman"/>
          <w:noProof/>
          <w:sz w:val="24"/>
          <w:szCs w:val="24"/>
        </w:rPr>
        <w:t xml:space="preserve">Putri, W. J., &amp; Kusumawardani, A. (2025). </w:t>
      </w:r>
      <w:r w:rsidRPr="00C11BE0">
        <w:rPr>
          <w:rFonts w:ascii="Times New Roman" w:hAnsi="Times New Roman" w:cs="Times New Roman"/>
          <w:i/>
          <w:iCs/>
          <w:noProof/>
          <w:sz w:val="24"/>
          <w:szCs w:val="24"/>
        </w:rPr>
        <w:t>Pengaruh Kompetensi Perangkat Desa , Transparansi , Partisipasi Masyarakat Dan Sistem Pengendalian Internal , Terhadap</w:t>
      </w:r>
      <w:r w:rsidRPr="00C11BE0">
        <w:rPr>
          <w:rFonts w:ascii="Times New Roman" w:hAnsi="Times New Roman" w:cs="Times New Roman"/>
          <w:noProof/>
          <w:sz w:val="24"/>
          <w:szCs w:val="24"/>
        </w:rPr>
        <w:t xml:space="preserve">. </w:t>
      </w:r>
      <w:r w:rsidRPr="00C11BE0">
        <w:rPr>
          <w:rFonts w:ascii="Times New Roman" w:hAnsi="Times New Roman" w:cs="Times New Roman"/>
          <w:i/>
          <w:iCs/>
          <w:noProof/>
          <w:sz w:val="24"/>
          <w:szCs w:val="24"/>
        </w:rPr>
        <w:t>8</w:t>
      </w:r>
      <w:r w:rsidRPr="00C11BE0">
        <w:rPr>
          <w:rFonts w:ascii="Times New Roman" w:hAnsi="Times New Roman" w:cs="Times New Roman"/>
          <w:noProof/>
          <w:sz w:val="24"/>
          <w:szCs w:val="24"/>
        </w:rPr>
        <w:t>(1), 146–156.</w:t>
      </w:r>
      <w:r>
        <w:rPr>
          <w:rFonts w:ascii="Times New Roman" w:eastAsia="Times New Roman" w:hAnsi="Times New Roman" w:cs="Times New Roman"/>
          <w:color w:val="0E101A"/>
          <w:sz w:val="24"/>
          <w:szCs w:val="24"/>
        </w:rPr>
        <w:fldChar w:fldCharType="end"/>
      </w:r>
    </w:p>
    <w:sectPr w:rsidR="00E60C0A">
      <w:headerReference w:type="even" r:id="rId13"/>
      <w:headerReference w:type="default" r:id="rId14"/>
      <w:footerReference w:type="even" r:id="rId15"/>
      <w:footerReference w:type="default" r:id="rId16"/>
      <w:headerReference w:type="first" r:id="rId17"/>
      <w:footerReference w:type="first" r:id="rId18"/>
      <w:pgSz w:w="11907" w:h="16839"/>
      <w:pgMar w:top="1701" w:right="1701" w:bottom="1701" w:left="1701" w:header="851"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81922" w14:textId="77777777" w:rsidR="004C1A20" w:rsidRDefault="004C1A20">
      <w:pPr>
        <w:spacing w:after="0" w:line="240" w:lineRule="auto"/>
      </w:pPr>
      <w:r>
        <w:separator/>
      </w:r>
    </w:p>
  </w:endnote>
  <w:endnote w:type="continuationSeparator" w:id="0">
    <w:p w14:paraId="5A089FB2" w14:textId="77777777" w:rsidR="004C1A20" w:rsidRDefault="004C1A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21FCB" w14:textId="77777777" w:rsidR="00E60C0A" w:rsidRDefault="008C22CD">
    <w:pPr>
      <w:pBdr>
        <w:top w:val="nil"/>
        <w:left w:val="nil"/>
        <w:bottom w:val="nil"/>
        <w:right w:val="nil"/>
        <w:between w:val="nil"/>
      </w:pBdr>
      <w:tabs>
        <w:tab w:val="center" w:pos="4680"/>
        <w:tab w:val="right" w:pos="9360"/>
      </w:tabs>
      <w:spacing w:after="0" w:line="240" w:lineRule="auto"/>
      <w:rPr>
        <w:color w:val="000000"/>
      </w:rPr>
    </w:pPr>
    <w:r>
      <w:rPr>
        <w:rFonts w:ascii="Times New Roman" w:eastAsia="Times New Roman" w:hAnsi="Times New Roman" w:cs="Times New Roman"/>
        <w:color w:val="000000"/>
        <w:sz w:val="20"/>
        <w:szCs w:val="20"/>
      </w:rPr>
      <w:t>https://ejournal.unhasy.ac.id/index.php/jfas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E9715" w14:textId="77777777" w:rsidR="00E60C0A" w:rsidRDefault="008C22CD">
    <w:pPr>
      <w:pBdr>
        <w:top w:val="nil"/>
        <w:left w:val="nil"/>
        <w:bottom w:val="nil"/>
        <w:right w:val="nil"/>
        <w:between w:val="nil"/>
      </w:pBdr>
      <w:tabs>
        <w:tab w:val="center" w:pos="4680"/>
        <w:tab w:val="right" w:pos="9360"/>
      </w:tabs>
      <w:spacing w:after="0" w:line="240" w:lineRule="auto"/>
      <w:jc w:val="right"/>
      <w:rPr>
        <w:color w:val="000000"/>
      </w:rPr>
    </w:pPr>
    <w:r>
      <w:rPr>
        <w:rFonts w:ascii="Times New Roman" w:eastAsia="Times New Roman" w:hAnsi="Times New Roman" w:cs="Times New Roman"/>
        <w:color w:val="000000"/>
        <w:sz w:val="20"/>
        <w:szCs w:val="20"/>
      </w:rPr>
      <w:t>https://ejournal.unhasy.ac.id/index.p</w:t>
    </w:r>
    <w:r>
      <w:rPr>
        <w:rFonts w:ascii="Times New Roman" w:eastAsia="Times New Roman" w:hAnsi="Times New Roman" w:cs="Times New Roman"/>
        <w:sz w:val="20"/>
        <w:szCs w:val="20"/>
      </w:rPr>
      <w:t>hp/</w:t>
    </w:r>
    <w:r>
      <w:rPr>
        <w:rFonts w:ascii="Times New Roman" w:eastAsia="Times New Roman" w:hAnsi="Times New Roman" w:cs="Times New Roman"/>
        <w:color w:val="000000"/>
        <w:sz w:val="20"/>
        <w:szCs w:val="20"/>
      </w:rPr>
      <w:t>jfas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90B99" w14:textId="77777777" w:rsidR="00E60C0A" w:rsidRDefault="00E60C0A">
    <w:pPr>
      <w:spacing w:after="0" w:line="240" w:lineRule="auto"/>
      <w:jc w:val="both"/>
      <w:rPr>
        <w:rFonts w:ascii="Times New Roman" w:eastAsia="Times New Roman" w:hAnsi="Times New Roman" w:cs="Times New Roman"/>
        <w:color w:val="FF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5A18F" w14:textId="77777777" w:rsidR="004C1A20" w:rsidRDefault="004C1A20">
      <w:pPr>
        <w:spacing w:after="0" w:line="240" w:lineRule="auto"/>
      </w:pPr>
      <w:r>
        <w:separator/>
      </w:r>
    </w:p>
  </w:footnote>
  <w:footnote w:type="continuationSeparator" w:id="0">
    <w:p w14:paraId="07D8F811" w14:textId="77777777" w:rsidR="004C1A20" w:rsidRDefault="004C1A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7EECC" w14:textId="77777777" w:rsidR="00E60C0A" w:rsidRDefault="00E60C0A">
    <w:pPr>
      <w:widowControl w:val="0"/>
      <w:pBdr>
        <w:top w:val="nil"/>
        <w:left w:val="nil"/>
        <w:bottom w:val="nil"/>
        <w:right w:val="nil"/>
        <w:between w:val="nil"/>
      </w:pBdr>
      <w:spacing w:after="0"/>
    </w:pPr>
  </w:p>
  <w:tbl>
    <w:tblPr>
      <w:tblStyle w:val="a1"/>
      <w:tblW w:w="8505" w:type="dxa"/>
      <w:tblInd w:w="-1152" w:type="dxa"/>
      <w:tblBorders>
        <w:insideV w:val="single" w:sz="4" w:space="0" w:color="000000"/>
      </w:tblBorders>
      <w:tblLayout w:type="fixed"/>
      <w:tblLook w:val="0400" w:firstRow="0" w:lastRow="0" w:firstColumn="0" w:lastColumn="0" w:noHBand="0" w:noVBand="1"/>
    </w:tblPr>
    <w:tblGrid>
      <w:gridCol w:w="1152"/>
      <w:gridCol w:w="7353"/>
    </w:tblGrid>
    <w:tr w:rsidR="00E60C0A" w14:paraId="437A8A85" w14:textId="77777777">
      <w:trPr>
        <w:trHeight w:val="284"/>
      </w:trPr>
      <w:tc>
        <w:tcPr>
          <w:tcW w:w="1152" w:type="dxa"/>
        </w:tcPr>
        <w:p w14:paraId="3710FD4D" w14:textId="77777777" w:rsidR="00E60C0A" w:rsidRDefault="008C22CD">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951E45">
            <w:rPr>
              <w:rFonts w:ascii="Times New Roman" w:eastAsia="Times New Roman" w:hAnsi="Times New Roman" w:cs="Times New Roman"/>
              <w:noProof/>
              <w:color w:val="000000"/>
              <w:sz w:val="20"/>
              <w:szCs w:val="20"/>
            </w:rPr>
            <w:t>8</w:t>
          </w:r>
          <w:r>
            <w:rPr>
              <w:rFonts w:ascii="Times New Roman" w:eastAsia="Times New Roman" w:hAnsi="Times New Roman" w:cs="Times New Roman"/>
              <w:color w:val="000000"/>
              <w:sz w:val="20"/>
              <w:szCs w:val="20"/>
            </w:rPr>
            <w:fldChar w:fldCharType="end"/>
          </w:r>
        </w:p>
      </w:tc>
      <w:tc>
        <w:tcPr>
          <w:tcW w:w="7353" w:type="dxa"/>
        </w:tcPr>
        <w:p w14:paraId="21D23549" w14:textId="77777777" w:rsidR="00E60C0A" w:rsidRDefault="008C22C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JFAS :</w:t>
          </w:r>
          <w:proofErr w:type="gramEnd"/>
          <w:r>
            <w:rPr>
              <w:rFonts w:ascii="Times New Roman" w:eastAsia="Times New Roman" w:hAnsi="Times New Roman" w:cs="Times New Roman"/>
              <w:color w:val="000000"/>
              <w:sz w:val="20"/>
              <w:szCs w:val="20"/>
            </w:rPr>
            <w:t xml:space="preserve"> Journal of Finance and Accounting Studies</w:t>
          </w:r>
        </w:p>
        <w:p w14:paraId="185301D8" w14:textId="77777777" w:rsidR="00E60C0A" w:rsidRDefault="008C22C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color w:val="000000"/>
              <w:sz w:val="20"/>
              <w:szCs w:val="20"/>
            </w:rPr>
            <w:t xml:space="preserve">Volume </w:t>
          </w:r>
          <w:r>
            <w:rPr>
              <w:rFonts w:ascii="Times New Roman" w:eastAsia="Times New Roman" w:hAnsi="Times New Roman" w:cs="Times New Roman"/>
              <w:sz w:val="20"/>
              <w:szCs w:val="20"/>
            </w:rPr>
            <w:t>x</w:t>
          </w:r>
          <w:r>
            <w:rPr>
              <w:rFonts w:ascii="Times New Roman" w:eastAsia="Times New Roman" w:hAnsi="Times New Roman" w:cs="Times New Roman"/>
              <w:color w:val="000000"/>
              <w:sz w:val="20"/>
              <w:szCs w:val="20"/>
            </w:rPr>
            <w:t xml:space="preserve"> Nomor </w:t>
          </w:r>
          <w:r>
            <w:rPr>
              <w:rFonts w:ascii="Times New Roman" w:eastAsia="Times New Roman" w:hAnsi="Times New Roman" w:cs="Times New Roman"/>
              <w:sz w:val="20"/>
              <w:szCs w:val="20"/>
            </w:rPr>
            <w:t>x</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bulan tahun</w:t>
          </w:r>
        </w:p>
      </w:tc>
    </w:tr>
  </w:tbl>
  <w:p w14:paraId="4F20DBFE" w14:textId="77777777" w:rsidR="00E60C0A" w:rsidRDefault="00E60C0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7C0F2" w14:textId="77777777" w:rsidR="00E60C0A" w:rsidRDefault="00E60C0A">
    <w:pPr>
      <w:widowControl w:val="0"/>
      <w:pBdr>
        <w:top w:val="nil"/>
        <w:left w:val="nil"/>
        <w:bottom w:val="nil"/>
        <w:right w:val="nil"/>
        <w:between w:val="nil"/>
      </w:pBdr>
      <w:spacing w:after="0"/>
    </w:pPr>
  </w:p>
  <w:tbl>
    <w:tblPr>
      <w:tblStyle w:val="a2"/>
      <w:tblW w:w="8505" w:type="dxa"/>
      <w:tblInd w:w="1152" w:type="dxa"/>
      <w:tblLayout w:type="fixed"/>
      <w:tblLook w:val="0000" w:firstRow="0" w:lastRow="0" w:firstColumn="0" w:lastColumn="0" w:noHBand="0" w:noVBand="0"/>
    </w:tblPr>
    <w:tblGrid>
      <w:gridCol w:w="7353"/>
      <w:gridCol w:w="1152"/>
    </w:tblGrid>
    <w:tr w:rsidR="00E60C0A" w14:paraId="267AB6B8" w14:textId="77777777">
      <w:tc>
        <w:tcPr>
          <w:tcW w:w="7353" w:type="dxa"/>
          <w:tcBorders>
            <w:right w:val="single" w:sz="6" w:space="0" w:color="000000"/>
          </w:tcBorders>
        </w:tcPr>
        <w:p w14:paraId="0861D810" w14:textId="77777777" w:rsidR="00E60C0A" w:rsidRDefault="008C22CD">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Penulis</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Judul</w:t>
          </w:r>
          <w:proofErr w:type="spellEnd"/>
          <w:r>
            <w:rPr>
              <w:rFonts w:ascii="Times New Roman" w:eastAsia="Times New Roman" w:hAnsi="Times New Roman" w:cs="Times New Roman"/>
              <w:color w:val="000000"/>
              <w:sz w:val="20"/>
              <w:szCs w:val="20"/>
            </w:rPr>
            <w:t xml:space="preserve"> Artikel Jurnal</w:t>
          </w:r>
        </w:p>
      </w:tc>
      <w:tc>
        <w:tcPr>
          <w:tcW w:w="1152" w:type="dxa"/>
          <w:tcBorders>
            <w:left w:val="single" w:sz="6" w:space="0" w:color="000000"/>
          </w:tcBorders>
        </w:tcPr>
        <w:p w14:paraId="2CAA909E" w14:textId="77777777" w:rsidR="00E60C0A" w:rsidRDefault="008C22C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951E45">
            <w:rPr>
              <w:rFonts w:ascii="Times New Roman" w:eastAsia="Times New Roman" w:hAnsi="Times New Roman" w:cs="Times New Roman"/>
              <w:noProof/>
              <w:color w:val="000000"/>
              <w:sz w:val="20"/>
              <w:szCs w:val="20"/>
            </w:rPr>
            <w:t>9</w:t>
          </w:r>
          <w:r>
            <w:rPr>
              <w:rFonts w:ascii="Times New Roman" w:eastAsia="Times New Roman" w:hAnsi="Times New Roman" w:cs="Times New Roman"/>
              <w:color w:val="000000"/>
              <w:sz w:val="20"/>
              <w:szCs w:val="20"/>
            </w:rPr>
            <w:fldChar w:fldCharType="end"/>
          </w:r>
        </w:p>
      </w:tc>
    </w:tr>
  </w:tbl>
  <w:p w14:paraId="4CC088F5" w14:textId="77777777" w:rsidR="00E60C0A" w:rsidRDefault="00E60C0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7FC9" w14:textId="77777777" w:rsidR="00E60C0A" w:rsidRDefault="008C22C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bookmarkStart w:id="9" w:name="_heading=h.9ntl0t93vn88" w:colFirst="0" w:colLast="0"/>
    <w:bookmarkEnd w:id="9"/>
    <w:proofErr w:type="gramStart"/>
    <w:r>
      <w:rPr>
        <w:rFonts w:ascii="Times New Roman" w:eastAsia="Times New Roman" w:hAnsi="Times New Roman" w:cs="Times New Roman"/>
        <w:color w:val="000000"/>
        <w:sz w:val="20"/>
        <w:szCs w:val="20"/>
      </w:rPr>
      <w:t>JFAS :</w:t>
    </w:r>
    <w:proofErr w:type="gramEnd"/>
    <w:r>
      <w:rPr>
        <w:rFonts w:ascii="Times New Roman" w:eastAsia="Times New Roman" w:hAnsi="Times New Roman" w:cs="Times New Roman"/>
        <w:color w:val="000000"/>
        <w:sz w:val="20"/>
        <w:szCs w:val="20"/>
      </w:rPr>
      <w:t xml:space="preserve"> Journal of Finance and Accounting Studies</w:t>
    </w:r>
    <w:r>
      <w:rPr>
        <w:noProof/>
        <w:lang w:val="id-ID"/>
      </w:rPr>
      <mc:AlternateContent>
        <mc:Choice Requires="wps">
          <w:drawing>
            <wp:anchor distT="0" distB="0" distL="114300" distR="114300" simplePos="0" relativeHeight="251658240" behindDoc="0" locked="0" layoutInCell="1" hidden="0" allowOverlap="1" wp14:anchorId="54397EC9" wp14:editId="3CC1C96D">
              <wp:simplePos x="0" y="0"/>
              <wp:positionH relativeFrom="column">
                <wp:posOffset>-63499</wp:posOffset>
              </wp:positionH>
              <wp:positionV relativeFrom="paragraph">
                <wp:posOffset>25400</wp:posOffset>
              </wp:positionV>
              <wp:extent cx="0" cy="396000"/>
              <wp:effectExtent l="0" t="0" r="0" b="0"/>
              <wp:wrapNone/>
              <wp:docPr id="10" name="Straight Arrow Connector 10"/>
              <wp:cNvGraphicFramePr/>
              <a:graphic xmlns:a="http://schemas.openxmlformats.org/drawingml/2006/main">
                <a:graphicData uri="http://schemas.microsoft.com/office/word/2010/wordprocessingShape">
                  <wps:wsp>
                    <wps:cNvCnPr/>
                    <wps:spPr>
                      <a:xfrm>
                        <a:off x="5346000" y="3582000"/>
                        <a:ext cx="0" cy="3960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w:pict>
            <v:shapetype w14:anchorId="266FE8CC" id="_x0000_t32" coordsize="21600,21600" o:spt="32" o:oned="t" path="m,l21600,21600e" filled="f">
              <v:path arrowok="t" fillok="f" o:connecttype="none"/>
              <o:lock v:ext="edit" shapetype="t"/>
            </v:shapetype>
            <v:shape id="Straight Arrow Connector 10" o:spid="_x0000_s1026" type="#_x0000_t32" style="position:absolute;margin-left:-5pt;margin-top:2pt;width:0;height:31.2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" strokecolor="black [3200]">
              <v:stroke startarrowwidth="narrow" startarrowlength="short" endarrowwidth="narrow" endarrowlength="short"/>
            </v:shape>
          </w:pict>
        </mc:Fallback>
      </mc:AlternateContent>
    </w:r>
  </w:p>
  <w:p w14:paraId="309F0589" w14:textId="77777777" w:rsidR="00E60C0A" w:rsidRDefault="008C22C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Volume </w:t>
    </w:r>
    <w:r>
      <w:rPr>
        <w:rFonts w:ascii="Times New Roman" w:eastAsia="Times New Roman" w:hAnsi="Times New Roman" w:cs="Times New Roman"/>
        <w:sz w:val="20"/>
        <w:szCs w:val="20"/>
      </w:rPr>
      <w:t>x</w:t>
    </w:r>
    <w:r>
      <w:rPr>
        <w:rFonts w:ascii="Times New Roman" w:eastAsia="Times New Roman" w:hAnsi="Times New Roman" w:cs="Times New Roman"/>
        <w:color w:val="000000"/>
        <w:sz w:val="20"/>
        <w:szCs w:val="20"/>
      </w:rPr>
      <w:t xml:space="preserve"> Nomor </w:t>
    </w:r>
    <w:r>
      <w:rPr>
        <w:rFonts w:ascii="Times New Roman" w:eastAsia="Times New Roman" w:hAnsi="Times New Roman" w:cs="Times New Roman"/>
        <w:sz w:val="20"/>
        <w:szCs w:val="20"/>
      </w:rPr>
      <w:t>x</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bulan</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sz w:val="20"/>
        <w:szCs w:val="20"/>
      </w:rPr>
      <w:t>tahun</w:t>
    </w:r>
  </w:p>
  <w:p w14:paraId="5FA41622" w14:textId="77777777" w:rsidR="00E60C0A" w:rsidRDefault="008C22C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Halaman </w:t>
    </w:r>
    <w:r>
      <w:rPr>
        <w:rFonts w:ascii="Times New Roman" w:eastAsia="Times New Roman" w:hAnsi="Times New Roman" w:cs="Times New Roman"/>
        <w:sz w:val="20"/>
        <w:szCs w:val="20"/>
      </w:rPr>
      <w:t>00-00</w:t>
    </w:r>
  </w:p>
  <w:p w14:paraId="34F20D7D" w14:textId="77777777" w:rsidR="00E60C0A" w:rsidRDefault="00E60C0A">
    <w:pPr>
      <w:pBdr>
        <w:top w:val="nil"/>
        <w:left w:val="nil"/>
        <w:bottom w:val="nil"/>
        <w:right w:val="nil"/>
        <w:between w:val="nil"/>
      </w:pBdr>
      <w:tabs>
        <w:tab w:val="center" w:pos="4680"/>
        <w:tab w:val="right" w:pos="9360"/>
      </w:tabs>
      <w:spacing w:after="0" w:line="240" w:lineRule="auto"/>
      <w:rPr>
        <w:color w:val="FF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60835"/>
    <w:multiLevelType w:val="hybridMultilevel"/>
    <w:tmpl w:val="2CE47FF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50016A83"/>
    <w:multiLevelType w:val="hybridMultilevel"/>
    <w:tmpl w:val="DCE2453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68416431"/>
    <w:multiLevelType w:val="hybridMultilevel"/>
    <w:tmpl w:val="7B2243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370153441">
    <w:abstractNumId w:val="1"/>
  </w:num>
  <w:num w:numId="2" w16cid:durableId="1008824535">
    <w:abstractNumId w:val="2"/>
  </w:num>
  <w:num w:numId="3" w16cid:durableId="187179775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kultas Ekonomi">
    <w15:presenceInfo w15:providerId="None" w15:userId="Fakultas Ekonom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60C0A"/>
    <w:rsid w:val="000C7E9E"/>
    <w:rsid w:val="002C73E1"/>
    <w:rsid w:val="002E5BD5"/>
    <w:rsid w:val="004C1A20"/>
    <w:rsid w:val="00594110"/>
    <w:rsid w:val="005C172F"/>
    <w:rsid w:val="008C22CD"/>
    <w:rsid w:val="00951E45"/>
    <w:rsid w:val="00973725"/>
    <w:rsid w:val="00AF1F10"/>
    <w:rsid w:val="00C11BE0"/>
    <w:rsid w:val="00E60C0A"/>
    <w:rsid w:val="00F2610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2632"/>
  <w15:docId w15:val="{B93AFD63-67D3-418F-988C-22C870288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link w:val="Heading2Char"/>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link w:val="Heading4Char"/>
    <w:pPr>
      <w:keepNext/>
      <w:keepLines/>
      <w:spacing w:before="40" w:after="0"/>
      <w:outlineLvl w:val="3"/>
    </w:pPr>
    <w:rPr>
      <w:rFonts w:ascii="Cambria" w:eastAsia="Cambria" w:hAnsi="Cambria" w:cs="Cambria"/>
      <w:i/>
      <w:color w:val="366091"/>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link w:val="Heading6Char"/>
    <w:pPr>
      <w:keepNext/>
      <w:keepLines/>
      <w:spacing w:before="40" w:after="0"/>
      <w:outlineLvl w:val="5"/>
    </w:pPr>
    <w:rPr>
      <w:rFonts w:ascii="Cambria" w:eastAsia="Cambria" w:hAnsi="Cambria" w:cs="Cambria"/>
      <w:color w:val="243F61"/>
    </w:rPr>
  </w:style>
  <w:style w:type="paragraph" w:styleId="Heading8">
    <w:name w:val="heading 8"/>
    <w:basedOn w:val="Normal"/>
    <w:next w:val="Normal"/>
    <w:link w:val="Heading8Char"/>
    <w:uiPriority w:val="9"/>
    <w:semiHidden/>
    <w:unhideWhenUsed/>
    <w:qFormat/>
    <w:rsid w:val="00D27FFE"/>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0" w:line="240" w:lineRule="auto"/>
      <w:jc w:val="center"/>
    </w:pPr>
    <w:rPr>
      <w:rFonts w:ascii="Times New Roman" w:eastAsia="Times New Roman" w:hAnsi="Times New Roman" w:cs="Times New Roman"/>
      <w:b/>
      <w:sz w:val="24"/>
      <w:szCs w:val="24"/>
    </w:rPr>
  </w:style>
  <w:style w:type="character" w:styleId="Hyperlink">
    <w:name w:val="Hyperlink"/>
    <w:basedOn w:val="DefaultParagraphFont"/>
    <w:uiPriority w:val="99"/>
    <w:unhideWhenUsed/>
    <w:rsid w:val="00E20228"/>
    <w:rPr>
      <w:color w:val="0000FF" w:themeColor="hyperlink"/>
      <w:u w:val="single"/>
    </w:rPr>
  </w:style>
  <w:style w:type="paragraph" w:styleId="ListParagraph">
    <w:name w:val="List Paragraph"/>
    <w:aliases w:val="Tabel"/>
    <w:basedOn w:val="Normal"/>
    <w:link w:val="ListParagraphChar"/>
    <w:uiPriority w:val="34"/>
    <w:qFormat/>
    <w:rsid w:val="00D8555C"/>
    <w:pPr>
      <w:ind w:left="720"/>
      <w:contextualSpacing/>
    </w:pPr>
  </w:style>
  <w:style w:type="paragraph" w:customStyle="1" w:styleId="Default">
    <w:name w:val="Default"/>
    <w:rsid w:val="009B37C3"/>
    <w:pPr>
      <w:autoSpaceDE w:val="0"/>
      <w:autoSpaceDN w:val="0"/>
      <w:adjustRightInd w:val="0"/>
      <w:spacing w:after="0" w:line="240" w:lineRule="auto"/>
    </w:pPr>
    <w:rPr>
      <w:rFonts w:ascii="Times New Roman" w:eastAsia="Times New Roman" w:hAnsi="Times New Roman" w:cs="Times New Roman"/>
      <w:color w:val="000000"/>
      <w:sz w:val="24"/>
      <w:szCs w:val="24"/>
      <w:lang w:val="id-ID"/>
    </w:rPr>
  </w:style>
  <w:style w:type="paragraph" w:styleId="FootnoteText">
    <w:name w:val="footnote text"/>
    <w:basedOn w:val="Normal"/>
    <w:link w:val="FootnoteTextChar"/>
    <w:uiPriority w:val="99"/>
    <w:rsid w:val="00360C4F"/>
    <w:pPr>
      <w:spacing w:after="0" w:line="240" w:lineRule="auto"/>
    </w:pPr>
    <w:rPr>
      <w:rFonts w:eastAsia="Times New Roman" w:cs="Times New Roman"/>
      <w:sz w:val="20"/>
      <w:szCs w:val="20"/>
    </w:rPr>
  </w:style>
  <w:style w:type="character" w:customStyle="1" w:styleId="FootnoteTextChar">
    <w:name w:val="Footnote Text Char"/>
    <w:basedOn w:val="DefaultParagraphFont"/>
    <w:link w:val="FootnoteText"/>
    <w:uiPriority w:val="99"/>
    <w:rsid w:val="00360C4F"/>
    <w:rPr>
      <w:rFonts w:eastAsia="Times New Roman" w:cs="Times New Roman"/>
      <w:sz w:val="20"/>
      <w:szCs w:val="20"/>
    </w:rPr>
  </w:style>
  <w:style w:type="character" w:styleId="FootnoteReference">
    <w:name w:val="footnote reference"/>
    <w:basedOn w:val="DefaultParagraphFont"/>
    <w:uiPriority w:val="99"/>
    <w:rsid w:val="00360C4F"/>
    <w:rPr>
      <w:rFonts w:cs="Times New Roman"/>
      <w:vertAlign w:val="superscript"/>
    </w:rPr>
  </w:style>
  <w:style w:type="paragraph" w:styleId="BalloonText">
    <w:name w:val="Balloon Text"/>
    <w:basedOn w:val="Normal"/>
    <w:link w:val="BalloonTextChar"/>
    <w:uiPriority w:val="99"/>
    <w:semiHidden/>
    <w:unhideWhenUsed/>
    <w:rsid w:val="00360C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0C4F"/>
    <w:rPr>
      <w:rFonts w:ascii="Tahoma" w:hAnsi="Tahoma" w:cs="Tahoma"/>
      <w:sz w:val="16"/>
      <w:szCs w:val="16"/>
    </w:rPr>
  </w:style>
  <w:style w:type="paragraph" w:styleId="Header">
    <w:name w:val="header"/>
    <w:basedOn w:val="Normal"/>
    <w:link w:val="HeaderChar"/>
    <w:uiPriority w:val="99"/>
    <w:unhideWhenUsed/>
    <w:rsid w:val="008F2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293"/>
  </w:style>
  <w:style w:type="paragraph" w:styleId="Footer">
    <w:name w:val="footer"/>
    <w:basedOn w:val="Normal"/>
    <w:link w:val="FooterChar"/>
    <w:uiPriority w:val="99"/>
    <w:unhideWhenUsed/>
    <w:rsid w:val="008F2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293"/>
  </w:style>
  <w:style w:type="character" w:styleId="CommentReference">
    <w:name w:val="annotation reference"/>
    <w:basedOn w:val="DefaultParagraphFont"/>
    <w:uiPriority w:val="99"/>
    <w:semiHidden/>
    <w:unhideWhenUsed/>
    <w:rsid w:val="004F0C4B"/>
    <w:rPr>
      <w:sz w:val="16"/>
      <w:szCs w:val="16"/>
    </w:rPr>
  </w:style>
  <w:style w:type="paragraph" w:styleId="CommentText">
    <w:name w:val="annotation text"/>
    <w:basedOn w:val="Normal"/>
    <w:link w:val="CommentTextChar"/>
    <w:uiPriority w:val="99"/>
    <w:semiHidden/>
    <w:unhideWhenUsed/>
    <w:rsid w:val="004F0C4B"/>
    <w:pPr>
      <w:spacing w:line="240" w:lineRule="auto"/>
    </w:pPr>
    <w:rPr>
      <w:sz w:val="20"/>
      <w:szCs w:val="20"/>
    </w:rPr>
  </w:style>
  <w:style w:type="character" w:customStyle="1" w:styleId="CommentTextChar">
    <w:name w:val="Comment Text Char"/>
    <w:basedOn w:val="DefaultParagraphFont"/>
    <w:link w:val="CommentText"/>
    <w:uiPriority w:val="99"/>
    <w:semiHidden/>
    <w:rsid w:val="004F0C4B"/>
    <w:rPr>
      <w:sz w:val="20"/>
      <w:szCs w:val="20"/>
    </w:rPr>
  </w:style>
  <w:style w:type="paragraph" w:styleId="CommentSubject">
    <w:name w:val="annotation subject"/>
    <w:basedOn w:val="CommentText"/>
    <w:next w:val="CommentText"/>
    <w:link w:val="CommentSubjectChar"/>
    <w:uiPriority w:val="99"/>
    <w:semiHidden/>
    <w:unhideWhenUsed/>
    <w:rsid w:val="004F0C4B"/>
    <w:rPr>
      <w:b/>
      <w:bCs/>
    </w:rPr>
  </w:style>
  <w:style w:type="character" w:customStyle="1" w:styleId="CommentSubjectChar">
    <w:name w:val="Comment Subject Char"/>
    <w:basedOn w:val="CommentTextChar"/>
    <w:link w:val="CommentSubject"/>
    <w:uiPriority w:val="99"/>
    <w:semiHidden/>
    <w:rsid w:val="004F0C4B"/>
    <w:rPr>
      <w:b/>
      <w:bCs/>
      <w:sz w:val="20"/>
      <w:szCs w:val="20"/>
    </w:rPr>
  </w:style>
  <w:style w:type="character" w:customStyle="1" w:styleId="Heading1Char">
    <w:name w:val="Heading 1 Char"/>
    <w:basedOn w:val="DefaultParagraphFont"/>
    <w:link w:val="Heading1"/>
    <w:uiPriority w:val="9"/>
    <w:rsid w:val="00510635"/>
    <w:rPr>
      <w:rFonts w:asciiTheme="majorHAnsi" w:eastAsiaTheme="majorEastAsia" w:hAnsiTheme="majorHAnsi" w:cstheme="majorBidi"/>
      <w:b/>
      <w:bCs/>
      <w:color w:val="365F91" w:themeColor="accent1" w:themeShade="BF"/>
      <w:sz w:val="28"/>
      <w:szCs w:val="28"/>
      <w:lang w:val="id-ID"/>
    </w:rPr>
  </w:style>
  <w:style w:type="table" w:styleId="TableGrid">
    <w:name w:val="Table Grid"/>
    <w:basedOn w:val="TableNormal"/>
    <w:uiPriority w:val="59"/>
    <w:rsid w:val="00510635"/>
    <w:pPr>
      <w:spacing w:after="0" w:line="240" w:lineRule="auto"/>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itleChar">
    <w:name w:val="Title Char"/>
    <w:basedOn w:val="DefaultParagraphFont"/>
    <w:link w:val="Title"/>
    <w:rsid w:val="00E811AB"/>
    <w:rPr>
      <w:rFonts w:ascii="Times New Roman" w:eastAsia="Times New Roman" w:hAnsi="Times New Roman" w:cs="Times New Roman"/>
      <w:b/>
      <w:sz w:val="24"/>
      <w:szCs w:val="20"/>
    </w:rPr>
  </w:style>
  <w:style w:type="character" w:styleId="EndnoteReference">
    <w:name w:val="endnote reference"/>
    <w:uiPriority w:val="99"/>
    <w:unhideWhenUsed/>
    <w:rsid w:val="00006ED1"/>
    <w:rPr>
      <w:vertAlign w:val="superscript"/>
    </w:rPr>
  </w:style>
  <w:style w:type="paragraph" w:styleId="EndnoteText">
    <w:name w:val="endnote text"/>
    <w:basedOn w:val="Normal"/>
    <w:link w:val="EndnoteTextChar"/>
    <w:uiPriority w:val="99"/>
    <w:unhideWhenUsed/>
    <w:rsid w:val="00006ED1"/>
    <w:pPr>
      <w:spacing w:after="0" w:line="240" w:lineRule="auto"/>
      <w:ind w:firstLine="706"/>
      <w:jc w:val="both"/>
    </w:pPr>
    <w:rPr>
      <w:rFonts w:cs="Times New Roman"/>
      <w:sz w:val="20"/>
      <w:szCs w:val="20"/>
    </w:rPr>
  </w:style>
  <w:style w:type="character" w:customStyle="1" w:styleId="EndnoteTextChar">
    <w:name w:val="Endnote Text Char"/>
    <w:basedOn w:val="DefaultParagraphFont"/>
    <w:link w:val="EndnoteText"/>
    <w:uiPriority w:val="99"/>
    <w:rsid w:val="00006ED1"/>
    <w:rPr>
      <w:rFonts w:ascii="Calibri" w:eastAsia="Calibri" w:hAnsi="Calibri" w:cs="Times New Roman"/>
      <w:sz w:val="20"/>
      <w:szCs w:val="20"/>
    </w:rPr>
  </w:style>
  <w:style w:type="character" w:customStyle="1" w:styleId="Heading6Char">
    <w:name w:val="Heading 6 Char"/>
    <w:basedOn w:val="DefaultParagraphFont"/>
    <w:link w:val="Heading6"/>
    <w:uiPriority w:val="9"/>
    <w:semiHidden/>
    <w:rsid w:val="00D27FFE"/>
    <w:rPr>
      <w:rFonts w:asciiTheme="majorHAnsi" w:eastAsiaTheme="majorEastAsia" w:hAnsiTheme="majorHAnsi" w:cstheme="majorBidi"/>
      <w:color w:val="243F60" w:themeColor="accent1" w:themeShade="7F"/>
    </w:rPr>
  </w:style>
  <w:style w:type="character" w:customStyle="1" w:styleId="Heading8Char">
    <w:name w:val="Heading 8 Char"/>
    <w:basedOn w:val="DefaultParagraphFont"/>
    <w:link w:val="Heading8"/>
    <w:uiPriority w:val="9"/>
    <w:semiHidden/>
    <w:rsid w:val="00D27FFE"/>
    <w:rPr>
      <w:rFonts w:asciiTheme="majorHAnsi" w:eastAsiaTheme="majorEastAsia" w:hAnsiTheme="majorHAnsi" w:cstheme="majorBidi"/>
      <w:color w:val="272727" w:themeColor="text1" w:themeTint="D8"/>
      <w:sz w:val="21"/>
      <w:szCs w:val="21"/>
    </w:rPr>
  </w:style>
  <w:style w:type="character" w:customStyle="1" w:styleId="ListParagraphChar">
    <w:name w:val="List Paragraph Char"/>
    <w:aliases w:val="Tabel Char"/>
    <w:link w:val="ListParagraph"/>
    <w:uiPriority w:val="34"/>
    <w:rsid w:val="00BD503B"/>
  </w:style>
  <w:style w:type="character" w:customStyle="1" w:styleId="Heading2Char">
    <w:name w:val="Heading 2 Char"/>
    <w:basedOn w:val="DefaultParagraphFont"/>
    <w:link w:val="Heading2"/>
    <w:uiPriority w:val="9"/>
    <w:semiHidden/>
    <w:rsid w:val="00AA3ED0"/>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4B17BE"/>
    <w:rPr>
      <w:rFonts w:asciiTheme="majorHAnsi" w:eastAsiaTheme="majorEastAsia" w:hAnsiTheme="majorHAnsi" w:cstheme="majorBidi"/>
      <w:i/>
      <w:iCs/>
      <w:color w:val="365F91" w:themeColor="accent1" w:themeShade="BF"/>
    </w:rPr>
  </w:style>
  <w:style w:type="table" w:customStyle="1" w:styleId="TableGrid1">
    <w:name w:val="Table Grid1"/>
    <w:basedOn w:val="TableNormal"/>
    <w:next w:val="TableGrid"/>
    <w:uiPriority w:val="59"/>
    <w:rsid w:val="00AC1DDD"/>
    <w:pPr>
      <w:spacing w:after="0" w:line="240" w:lineRule="auto"/>
    </w:pPr>
    <w:rPr>
      <w:rFonts w:ascii="Times New Roman" w:hAnsi="Times New Roman"/>
      <w:sz w:val="24"/>
      <w:lang w:val="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basedOn w:val="DefaultParagraphFont"/>
    <w:uiPriority w:val="99"/>
    <w:semiHidden/>
    <w:unhideWhenUsed/>
    <w:rsid w:val="002F7C7A"/>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24"/>
      <w:szCs w:val="24"/>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styleId="Revision">
    <w:name w:val="Revision"/>
    <w:hidden/>
    <w:uiPriority w:val="99"/>
    <w:semiHidden/>
    <w:rsid w:val="002E5BD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susilaningtyas.kurniawati@lecture.utp.ac.id"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mailto:asghuf456@gmail.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pVGUMQGNQuZ61lywaUNCNEpfjw==">CgMxLjAyD2lkLmE2dnp4ZzVpaGRjMjIPaWQuYXJ0ZnFnaTFwNmZsMg5pZC5kaXh5enY0b2FyYzIOaC45bnRsMHQ5M3ZuODg4AHIhMWctM01kX3RIUkJ1bXVPRk1hV3lDTGd1VllGWmNzdndH</go:docsCustomData>
</go:gDocsCustomXmlDataStorage>
</file>

<file path=customXml/itemProps1.xml><?xml version="1.0" encoding="utf-8"?>
<ds:datastoreItem xmlns:ds="http://schemas.openxmlformats.org/officeDocument/2006/customXml" ds:itemID="{82CC8A90-8DCD-480C-B6B6-429B02EC334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9</Pages>
  <Words>7882</Words>
  <Characters>44930</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ariffajarnid</dc:creator>
  <cp:lastModifiedBy>Fakultas Ekonomi</cp:lastModifiedBy>
  <cp:revision>3</cp:revision>
  <dcterms:created xsi:type="dcterms:W3CDTF">2020-09-27T15:57:00Z</dcterms:created>
  <dcterms:modified xsi:type="dcterms:W3CDTF">2026-03-14T09:09:00Z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 (in-text citations)</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51060c0e-64c1-3fdf-bc8d-806021650b38</vt:lpwstr>
  </property>
  <property fmtid="{D5CDD505-2E9C-101B-9397-08002B2CF9AE}" pid="24" name="Mendeley Citation Style_1">
    <vt:lpwstr>http://www.zotero.org/styles/apa</vt:lpwstr>
  </property>
</Properties>
</file>